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71D2A4">
      <w:pPr>
        <w:spacing w:line="360" w:lineRule="auto"/>
        <w:jc w:val="center"/>
        <w:rPr>
          <w:rFonts w:hint="eastAsia" w:ascii="黑体" w:eastAsia="黑体"/>
          <w:sz w:val="32"/>
        </w:rPr>
      </w:pPr>
      <w:bookmarkStart w:id="2" w:name="_GoBack"/>
      <w:bookmarkEnd w:id="2"/>
      <w:r>
        <w:rPr>
          <w:rFonts w:hint="eastAsia" w:ascii="黑体" w:eastAsia="黑体"/>
          <w:sz w:val="32"/>
        </w:rPr>
        <w:t>《</w:t>
      </w:r>
      <w:r>
        <w:rPr>
          <w:rFonts w:hint="eastAsia" w:ascii="黑体" w:hAnsi="宋体" w:eastAsia="黑体"/>
          <w:sz w:val="32"/>
        </w:rPr>
        <w:t>离散数学</w:t>
      </w:r>
      <w:r>
        <w:rPr>
          <w:rFonts w:hint="eastAsia" w:ascii="黑体" w:eastAsia="黑体"/>
          <w:sz w:val="32"/>
        </w:rPr>
        <w:t>》课程教学大纲</w:t>
      </w:r>
    </w:p>
    <w:p w14:paraId="5B521EB2">
      <w:pPr>
        <w:spacing w:line="340" w:lineRule="exact"/>
        <w:rPr>
          <w:rFonts w:hint="eastAsia" w:ascii="楷体_GB2312" w:eastAsia="楷体_GB2312"/>
        </w:rPr>
      </w:pPr>
      <w:r>
        <w:rPr>
          <w:rFonts w:hint="eastAsia" w:ascii="楷体_GB2312" w:eastAsia="楷体_GB2312"/>
        </w:rPr>
        <w:t>英文名称：</w:t>
      </w:r>
      <w:r>
        <w:rPr>
          <w:rFonts w:eastAsia="楷体_GB2312"/>
        </w:rPr>
        <w:t xml:space="preserve">Discrete Mathematics </w:t>
      </w:r>
    </w:p>
    <w:p w14:paraId="327DBE02">
      <w:pPr>
        <w:spacing w:line="340" w:lineRule="exact"/>
        <w:rPr>
          <w:rFonts w:eastAsia="楷体_GB2312"/>
        </w:rPr>
      </w:pPr>
      <w:r>
        <w:rPr>
          <w:rFonts w:hint="eastAsia" w:ascii="楷体_GB2312" w:eastAsia="楷体_GB2312"/>
        </w:rPr>
        <w:t>课程编号：</w:t>
      </w:r>
      <w:r>
        <w:rPr>
          <w:rFonts w:eastAsia="楷体_GB2312"/>
          <w:szCs w:val="21"/>
        </w:rPr>
        <w:t>AI120030</w:t>
      </w:r>
    </w:p>
    <w:p w14:paraId="54E18C20">
      <w:pPr>
        <w:spacing w:line="340" w:lineRule="exact"/>
        <w:rPr>
          <w:rFonts w:hint="eastAsia" w:ascii="楷体_GB2312" w:eastAsia="楷体_GB2312"/>
        </w:rPr>
      </w:pPr>
      <w:r>
        <w:rPr>
          <w:rFonts w:hint="eastAsia" w:ascii="楷体_GB2312" w:eastAsia="楷体_GB2312"/>
        </w:rPr>
        <w:t>课程类别：学科基础必修课</w:t>
      </w:r>
    </w:p>
    <w:p w14:paraId="6A9A76EE">
      <w:pPr>
        <w:spacing w:line="340" w:lineRule="exact"/>
        <w:rPr>
          <w:rFonts w:hint="eastAsia" w:ascii="楷体_GB2312" w:eastAsia="楷体_GB2312"/>
        </w:rPr>
      </w:pPr>
      <w:r>
        <w:rPr>
          <w:rFonts w:hint="eastAsia" w:ascii="楷体_GB2312" w:eastAsia="楷体_GB2312"/>
        </w:rPr>
        <w:t>适用专业：智能科学与技术</w:t>
      </w:r>
    </w:p>
    <w:p w14:paraId="0296C7AA">
      <w:pPr>
        <w:spacing w:line="340" w:lineRule="exact"/>
        <w:rPr>
          <w:rFonts w:hint="eastAsia" w:ascii="楷体_GB2312" w:eastAsia="楷体_GB2312"/>
        </w:rPr>
      </w:pPr>
      <w:r>
        <w:rPr>
          <w:rFonts w:hint="eastAsia" w:ascii="楷体_GB2312" w:eastAsia="楷体_GB2312"/>
        </w:rPr>
        <w:t>总学时：</w:t>
      </w:r>
      <w:r>
        <w:rPr>
          <w:rFonts w:ascii="楷体_GB2312" w:eastAsia="楷体_GB2312"/>
        </w:rPr>
        <w:t>48</w:t>
      </w:r>
      <w:r>
        <w:rPr>
          <w:rFonts w:hint="eastAsia" w:ascii="楷体_GB2312" w:eastAsia="楷体_GB2312"/>
        </w:rPr>
        <w:t>学时</w:t>
      </w:r>
    </w:p>
    <w:p w14:paraId="0B800198">
      <w:pPr>
        <w:spacing w:line="340" w:lineRule="exact"/>
        <w:rPr>
          <w:rFonts w:hint="eastAsia" w:ascii="楷体_GB2312" w:eastAsia="楷体_GB2312"/>
        </w:rPr>
      </w:pPr>
      <w:r>
        <w:rPr>
          <w:rFonts w:hint="eastAsia" w:ascii="楷体_GB2312" w:eastAsia="楷体_GB2312"/>
        </w:rPr>
        <w:t xml:space="preserve">其中：理论讲授学时 </w:t>
      </w:r>
      <w:r>
        <w:rPr>
          <w:rFonts w:ascii="楷体_GB2312" w:eastAsia="楷体_GB2312"/>
        </w:rPr>
        <w:t>48</w:t>
      </w:r>
      <w:r>
        <w:rPr>
          <w:rFonts w:hint="eastAsia" w:ascii="楷体_GB2312" w:eastAsia="楷体_GB2312"/>
        </w:rPr>
        <w:t>学</w:t>
      </w:r>
      <w:bookmarkStart w:id="0" w:name="OLE_LINK1"/>
      <w:r>
        <w:rPr>
          <w:rFonts w:hint="eastAsia" w:ascii="楷体_GB2312" w:eastAsia="楷体_GB2312"/>
        </w:rPr>
        <w:t>时</w:t>
      </w:r>
      <w:bookmarkEnd w:id="0"/>
    </w:p>
    <w:p w14:paraId="35AACB13">
      <w:pPr>
        <w:spacing w:line="340" w:lineRule="exact"/>
        <w:rPr>
          <w:rFonts w:hint="eastAsia" w:ascii="楷体_GB2312" w:eastAsia="楷体_GB2312"/>
        </w:rPr>
      </w:pPr>
      <w:r>
        <w:rPr>
          <w:rFonts w:hint="eastAsia" w:ascii="楷体_GB2312" w:eastAsia="楷体_GB2312"/>
        </w:rPr>
        <w:t>学分：3学分</w:t>
      </w:r>
    </w:p>
    <w:p w14:paraId="1A8874B5">
      <w:pPr>
        <w:spacing w:line="340" w:lineRule="exact"/>
        <w:rPr>
          <w:rFonts w:hint="eastAsia" w:ascii="楷体_GB2312" w:eastAsia="楷体_GB2312"/>
        </w:rPr>
      </w:pPr>
      <w:r>
        <w:rPr>
          <w:rFonts w:hint="eastAsia" w:ascii="楷体_GB2312" w:eastAsia="楷体_GB2312"/>
        </w:rPr>
        <w:t>课程简介：</w:t>
      </w:r>
    </w:p>
    <w:p w14:paraId="63FAB3D5">
      <w:pPr>
        <w:spacing w:line="340" w:lineRule="exact"/>
        <w:ind w:firstLine="420" w:firstLineChars="200"/>
        <w:rPr>
          <w:rFonts w:hint="eastAsia" w:ascii="楷体_GB2312" w:eastAsia="楷体_GB2312"/>
        </w:rPr>
      </w:pPr>
      <w:r>
        <w:rPr>
          <w:rFonts w:hint="eastAsia" w:ascii="楷体_GB2312" w:eastAsia="楷体_GB2312"/>
        </w:rPr>
        <w:t>本课程是计算机科学与技术学科、软件工程学科的核心课程，是数据结构、数据库原理、操作系统、人工智能等课程的必要理论准备。主要学习离散量的处理方法，其中包括：数理逻辑、集合论及关系、代数结构以及图论等部分。是学习计算机算法理论的基础。通过本课程的学习，使学生了解离散数学的基本概念和基本理论。</w:t>
      </w:r>
    </w:p>
    <w:p w14:paraId="58B037E1">
      <w:pPr>
        <w:spacing w:line="340" w:lineRule="exact"/>
        <w:ind w:firstLine="420" w:firstLineChars="200"/>
        <w:rPr>
          <w:rFonts w:eastAsia="楷体_GB2312"/>
        </w:rPr>
      </w:pPr>
      <w:r>
        <w:rPr>
          <w:rFonts w:eastAsia="楷体_GB2312"/>
        </w:rPr>
        <w:t>This is a core course for students majoring in Computer Science and Technology and Software Engineering. It provides essential theoretical preparation for advanced courses including Data Structures, Database Principles, Operating Systems, and Artificial Intelligence. The course focuses on the methods for processing discrete quantities, covering mathematical logic, set theory and relations, algebraic structures, and graph theory. It serves as the foundation for the study of computer algorithms and theory. Upon completing this course, students will grasp the basic concepts and fundamental theories of discrete mathematics.</w:t>
      </w:r>
    </w:p>
    <w:p w14:paraId="19BBEAA8">
      <w:pPr>
        <w:spacing w:line="340" w:lineRule="exact"/>
        <w:ind w:firstLine="420" w:firstLineChars="200"/>
        <w:rPr>
          <w:rFonts w:eastAsia="楷体_GB2312"/>
        </w:rPr>
      </w:pPr>
    </w:p>
    <w:p w14:paraId="6DC62FDA">
      <w:pPr>
        <w:spacing w:line="500" w:lineRule="exact"/>
        <w:ind w:firstLine="422" w:firstLineChars="200"/>
        <w:rPr>
          <w:rFonts w:hint="eastAsia" w:ascii="宋体" w:hAnsi="宋体"/>
          <w:b/>
          <w:szCs w:val="21"/>
        </w:rPr>
      </w:pPr>
      <w:r>
        <w:rPr>
          <w:rFonts w:hint="eastAsia" w:ascii="宋体" w:hAnsi="宋体"/>
          <w:b/>
          <w:szCs w:val="21"/>
        </w:rPr>
        <w:t>一、课程的性质、目的和任务</w:t>
      </w:r>
    </w:p>
    <w:p w14:paraId="26B8CBA8">
      <w:pPr>
        <w:widowControl/>
        <w:spacing w:line="340" w:lineRule="exact"/>
        <w:ind w:firstLine="420" w:firstLineChars="200"/>
        <w:jc w:val="left"/>
        <w:rPr>
          <w:rFonts w:hint="eastAsia"/>
        </w:rPr>
      </w:pPr>
      <w:r>
        <w:rPr>
          <w:rFonts w:hint="eastAsia"/>
        </w:rPr>
        <w:t>本课程是智能科学与技术专业的学科基础课程。离散量的处理能力是智能专业学生必需具备的能力，课程的目的是使学生了解和掌握离散量的基本处理方法，掌握数理逻辑的推理理论、掌握二元关系的基本理论、掌握图的基础理论以及代数系统的基本概念。</w:t>
      </w:r>
    </w:p>
    <w:p w14:paraId="1ACBBD42">
      <w:pPr>
        <w:widowControl/>
        <w:spacing w:line="340" w:lineRule="exact"/>
        <w:ind w:firstLine="420" w:firstLineChars="200"/>
        <w:jc w:val="left"/>
        <w:rPr>
          <w:rFonts w:hint="eastAsia"/>
        </w:rPr>
      </w:pPr>
      <w:r>
        <w:rPr>
          <w:rFonts w:hint="eastAsia"/>
        </w:rPr>
        <w:t>通过本课程的学习，使学生掌握离散数学的基本理论，一方面，为后续课程奠定基础；另一方面，培养和提高学生的逻辑思维能力。</w:t>
      </w:r>
    </w:p>
    <w:p w14:paraId="39390EAB">
      <w:pPr>
        <w:spacing w:line="340" w:lineRule="exact"/>
        <w:ind w:firstLine="420" w:firstLineChars="200"/>
        <w:rPr>
          <w:rFonts w:hint="eastAsia"/>
        </w:rPr>
      </w:pPr>
      <w:r>
        <w:rPr>
          <w:rFonts w:hint="eastAsia" w:ascii="宋体" w:hAnsi="宋体"/>
        </w:rPr>
        <w:t>课程思政教学目标：</w:t>
      </w:r>
      <w:r>
        <w:t>教师</w:t>
      </w:r>
      <w:r>
        <w:rPr>
          <w:rFonts w:hint="eastAsia"/>
        </w:rPr>
        <w:t>的</w:t>
      </w:r>
      <w:r>
        <w:t>教学理念</w:t>
      </w:r>
      <w:r>
        <w:rPr>
          <w:rFonts w:hint="eastAsia"/>
        </w:rPr>
        <w:t>将要</w:t>
      </w:r>
      <w:r>
        <w:t>蔓延</w:t>
      </w:r>
      <w:r>
        <w:rPr>
          <w:rFonts w:hint="eastAsia"/>
        </w:rPr>
        <w:t>到整个教学过程，</w:t>
      </w:r>
      <w:r>
        <w:t>践行社会主义核心价值观、</w:t>
      </w:r>
      <w:r>
        <w:rPr>
          <w:rFonts w:hint="eastAsia"/>
        </w:rPr>
        <w:t>实事求是，创新思维，遵循高等教育规律，教书育人规律。在传播价值中注意知识含量，知识传播中注意价值观引领，实现知识传授，能力培养和价值引领的有机统一。</w:t>
      </w:r>
    </w:p>
    <w:p w14:paraId="24471A72">
      <w:pPr>
        <w:widowControl/>
        <w:spacing w:line="340" w:lineRule="exact"/>
        <w:ind w:firstLine="420" w:firstLineChars="200"/>
        <w:jc w:val="left"/>
        <w:rPr>
          <w:rFonts w:ascii="宋体" w:hAnsi="宋体"/>
          <w:bCs/>
          <w:color w:val="000000"/>
          <w:szCs w:val="21"/>
        </w:rPr>
      </w:pPr>
      <w:r>
        <w:rPr>
          <w:rFonts w:hint="eastAsia" w:ascii="宋体" w:hAnsi="宋体"/>
          <w:bCs/>
          <w:color w:val="000000"/>
          <w:szCs w:val="21"/>
        </w:rPr>
        <w:t>课程目标1：</w:t>
      </w:r>
      <w:r>
        <w:rPr>
          <w:rFonts w:hint="eastAsia" w:ascii="宋体" w:hAnsi="宋体"/>
          <w:kern w:val="0"/>
        </w:rPr>
        <w:t>能阐明典型离散的基本数据结构，</w:t>
      </w:r>
      <w:r>
        <w:rPr>
          <w:rFonts w:ascii="宋体" w:hAnsi="宋体"/>
          <w:kern w:val="0"/>
        </w:rPr>
        <w:t>能够</w:t>
      </w:r>
      <w:r>
        <w:rPr>
          <w:rFonts w:hint="eastAsia" w:ascii="宋体" w:hAnsi="宋体"/>
          <w:kern w:val="0"/>
        </w:rPr>
        <w:t>理解</w:t>
      </w:r>
      <w:r>
        <w:rPr>
          <w:rFonts w:ascii="宋体" w:hAnsi="宋体"/>
          <w:kern w:val="0"/>
        </w:rPr>
        <w:t>集合</w:t>
      </w:r>
      <w:r>
        <w:rPr>
          <w:rFonts w:hint="eastAsia" w:ascii="宋体" w:hAnsi="宋体"/>
          <w:kern w:val="0"/>
        </w:rPr>
        <w:t>论、命题逻辑、谓词逻辑、图论与群环域等基本概念</w:t>
      </w:r>
      <w:r>
        <w:rPr>
          <w:rFonts w:ascii="宋体" w:hAnsi="宋体"/>
          <w:kern w:val="0"/>
        </w:rPr>
        <w:t>，</w:t>
      </w:r>
      <w:r>
        <w:rPr>
          <w:rFonts w:hint="eastAsia" w:ascii="宋体" w:hAnsi="宋体"/>
          <w:kern w:val="0"/>
        </w:rPr>
        <w:t>并能够演算和分析</w:t>
      </w:r>
      <w:r>
        <w:rPr>
          <w:rFonts w:ascii="宋体" w:hAnsi="宋体"/>
          <w:kern w:val="0"/>
        </w:rPr>
        <w:t>典型</w:t>
      </w:r>
      <w:r>
        <w:rPr>
          <w:rFonts w:hint="eastAsia" w:ascii="宋体" w:hAnsi="宋体"/>
          <w:kern w:val="0"/>
        </w:rPr>
        <w:t>图论</w:t>
      </w:r>
      <w:r>
        <w:rPr>
          <w:rFonts w:ascii="宋体" w:hAnsi="宋体"/>
          <w:kern w:val="0"/>
        </w:rPr>
        <w:t>算法</w:t>
      </w:r>
      <w:r>
        <w:rPr>
          <w:rFonts w:hint="eastAsia" w:ascii="宋体" w:hAnsi="宋体"/>
          <w:kern w:val="0"/>
        </w:rPr>
        <w:t>等</w:t>
      </w:r>
      <w:r>
        <w:rPr>
          <w:rFonts w:hint="eastAsia" w:ascii="宋体" w:hAnsi="宋体"/>
          <w:bCs/>
          <w:color w:val="000000"/>
          <w:szCs w:val="21"/>
        </w:rPr>
        <w:t>。</w:t>
      </w:r>
    </w:p>
    <w:p w14:paraId="1D283ABA">
      <w:pPr>
        <w:widowControl/>
        <w:spacing w:line="340" w:lineRule="exact"/>
        <w:ind w:firstLine="420" w:firstLineChars="200"/>
        <w:jc w:val="left"/>
        <w:rPr>
          <w:rFonts w:ascii="宋体" w:hAnsi="宋体"/>
          <w:kern w:val="0"/>
        </w:rPr>
      </w:pPr>
      <w:r>
        <w:rPr>
          <w:rFonts w:hint="eastAsia" w:ascii="宋体" w:hAnsi="宋体"/>
          <w:bCs/>
          <w:color w:val="000000"/>
          <w:szCs w:val="21"/>
        </w:rPr>
        <w:t>课程目标2：</w:t>
      </w:r>
      <w:r>
        <w:rPr>
          <w:rFonts w:hint="eastAsia" w:ascii="宋体" w:hAnsi="宋体"/>
          <w:kern w:val="0"/>
        </w:rPr>
        <w:t>能针对复杂工程问题，运用离散数学结构的基本思想和基本方法，</w:t>
      </w:r>
      <w:r>
        <w:rPr>
          <w:rFonts w:ascii="宋体" w:hAnsi="宋体"/>
          <w:kern w:val="0"/>
        </w:rPr>
        <w:t>能够针对复杂工程问题求解的需要，调研和分析多种数据对象逻辑建模方案和设计方案，并通过文献研究，分析各个环节的影响因素，评估不同方案的优劣</w:t>
      </w:r>
      <w:r>
        <w:rPr>
          <w:rFonts w:hint="eastAsia" w:ascii="宋体" w:hAnsi="宋体"/>
          <w:kern w:val="0"/>
        </w:rPr>
        <w:t>。</w:t>
      </w:r>
    </w:p>
    <w:p w14:paraId="5D0C13FF">
      <w:pPr>
        <w:widowControl/>
        <w:spacing w:line="340" w:lineRule="exact"/>
        <w:ind w:firstLine="420" w:firstLineChars="200"/>
        <w:jc w:val="left"/>
        <w:rPr>
          <w:rFonts w:ascii="宋体" w:hAnsi="宋体"/>
          <w:kern w:val="0"/>
        </w:rPr>
      </w:pPr>
      <w:r>
        <w:rPr>
          <w:rFonts w:hint="eastAsia" w:ascii="宋体" w:hAnsi="宋体"/>
          <w:bCs/>
          <w:color w:val="000000"/>
          <w:szCs w:val="21"/>
        </w:rPr>
        <w:t>课程目标3：</w:t>
      </w:r>
      <w:r>
        <w:rPr>
          <w:rFonts w:ascii="宋体" w:hAnsi="宋体"/>
          <w:kern w:val="0"/>
        </w:rPr>
        <w:t>能够通过多种渠道，搜索</w:t>
      </w:r>
      <w:r>
        <w:rPr>
          <w:rFonts w:hint="eastAsia" w:ascii="宋体" w:hAnsi="宋体"/>
          <w:kern w:val="0"/>
        </w:rPr>
        <w:t>离散数学结构</w:t>
      </w:r>
      <w:r>
        <w:rPr>
          <w:rFonts w:ascii="宋体" w:hAnsi="宋体"/>
          <w:kern w:val="0"/>
        </w:rPr>
        <w:t xml:space="preserve">领域的相关技术资料，针对特 </w:t>
      </w:r>
    </w:p>
    <w:p w14:paraId="0FF6A660">
      <w:pPr>
        <w:widowControl/>
        <w:spacing w:line="340" w:lineRule="exact"/>
        <w:jc w:val="left"/>
        <w:rPr>
          <w:rFonts w:ascii="宋体" w:hAnsi="宋体"/>
          <w:kern w:val="0"/>
        </w:rPr>
      </w:pPr>
      <w:r>
        <w:rPr>
          <w:rFonts w:ascii="宋体" w:hAnsi="宋体"/>
          <w:kern w:val="0"/>
        </w:rPr>
        <w:t>定内容开展自主学习并完成学习报告，自主思考并提出问题</w:t>
      </w:r>
      <w:r>
        <w:rPr>
          <w:rFonts w:hint="eastAsia" w:ascii="宋体" w:hAnsi="宋体"/>
          <w:kern w:val="0"/>
        </w:rPr>
        <w:t>。</w:t>
      </w:r>
    </w:p>
    <w:p w14:paraId="3DE4EB02">
      <w:pPr>
        <w:widowControl/>
        <w:spacing w:line="340" w:lineRule="exact"/>
        <w:jc w:val="left"/>
        <w:rPr>
          <w:rFonts w:ascii="宋体" w:hAnsi="宋体"/>
          <w:kern w:val="0"/>
        </w:rPr>
      </w:pPr>
      <w:r>
        <w:rPr>
          <w:rFonts w:ascii="宋体" w:hAnsi="宋体"/>
          <w:kern w:val="0"/>
        </w:rPr>
        <w:br w:type="page"/>
      </w:r>
    </w:p>
    <w:tbl>
      <w:tblPr>
        <w:tblStyle w:val="7"/>
        <w:tblpPr w:leftFromText="180" w:rightFromText="180" w:vertAnchor="text" w:horzAnchor="page" w:tblpX="2042" w:tblpY="695"/>
        <w:tblOverlap w:val="never"/>
        <w:tblW w:w="8419" w:type="dxa"/>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093"/>
        <w:gridCol w:w="695"/>
        <w:gridCol w:w="2322"/>
        <w:gridCol w:w="1939"/>
        <w:gridCol w:w="2370"/>
      </w:tblGrid>
      <w:tr w14:paraId="572D83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093" w:type="dxa"/>
            <w:tcBorders>
              <w:top w:val="single" w:color="auto" w:sz="12" w:space="0"/>
              <w:bottom w:val="single" w:color="auto" w:sz="4" w:space="0"/>
            </w:tcBorders>
            <w:shd w:val="clear" w:color="auto" w:fill="auto"/>
            <w:noWrap w:val="0"/>
            <w:vAlign w:val="center"/>
          </w:tcPr>
          <w:p w14:paraId="57F6D53E">
            <w:pPr>
              <w:snapToGrid w:val="0"/>
              <w:spacing w:line="300" w:lineRule="auto"/>
              <w:jc w:val="center"/>
              <w:rPr>
                <w:rFonts w:hint="eastAsia" w:ascii="宋体" w:hAnsi="宋体"/>
                <w:bCs/>
                <w:sz w:val="18"/>
                <w:szCs w:val="18"/>
              </w:rPr>
            </w:pPr>
            <w:r>
              <w:rPr>
                <w:rFonts w:ascii="宋体" w:hAnsi="宋体"/>
                <w:bCs/>
                <w:sz w:val="18"/>
                <w:szCs w:val="18"/>
              </w:rPr>
              <w:br w:type="page"/>
            </w:r>
            <w:r>
              <w:rPr>
                <w:rFonts w:hint="eastAsia" w:ascii="宋体" w:hAnsi="宋体"/>
                <w:bCs/>
                <w:sz w:val="18"/>
                <w:szCs w:val="18"/>
              </w:rPr>
              <w:t>课程目标</w:t>
            </w:r>
          </w:p>
        </w:tc>
        <w:tc>
          <w:tcPr>
            <w:tcW w:w="695" w:type="dxa"/>
            <w:tcBorders>
              <w:top w:val="single" w:color="auto" w:sz="12" w:space="0"/>
              <w:bottom w:val="single" w:color="auto" w:sz="4" w:space="0"/>
            </w:tcBorders>
            <w:shd w:val="clear" w:color="auto" w:fill="auto"/>
            <w:noWrap w:val="0"/>
            <w:vAlign w:val="center"/>
          </w:tcPr>
          <w:p w14:paraId="73FC4EAB">
            <w:pPr>
              <w:snapToGrid w:val="0"/>
              <w:spacing w:line="300" w:lineRule="auto"/>
              <w:jc w:val="center"/>
              <w:rPr>
                <w:rFonts w:hint="eastAsia" w:ascii="宋体" w:hAnsi="宋体"/>
                <w:bCs/>
                <w:sz w:val="18"/>
                <w:szCs w:val="18"/>
              </w:rPr>
            </w:pPr>
            <w:r>
              <w:rPr>
                <w:rFonts w:hint="eastAsia" w:ascii="宋体" w:hAnsi="宋体"/>
                <w:bCs/>
                <w:sz w:val="18"/>
                <w:szCs w:val="18"/>
              </w:rPr>
              <w:t>权重</w:t>
            </w:r>
          </w:p>
        </w:tc>
        <w:tc>
          <w:tcPr>
            <w:tcW w:w="2322" w:type="dxa"/>
            <w:tcBorders>
              <w:top w:val="single" w:color="auto" w:sz="12" w:space="0"/>
              <w:bottom w:val="single" w:color="auto" w:sz="4" w:space="0"/>
            </w:tcBorders>
            <w:shd w:val="clear" w:color="auto" w:fill="auto"/>
            <w:noWrap w:val="0"/>
            <w:vAlign w:val="center"/>
          </w:tcPr>
          <w:p w14:paraId="7A60D184">
            <w:pPr>
              <w:snapToGrid w:val="0"/>
              <w:spacing w:line="300" w:lineRule="auto"/>
              <w:jc w:val="center"/>
              <w:rPr>
                <w:rFonts w:hint="eastAsia" w:ascii="宋体" w:hAnsi="宋体"/>
                <w:bCs/>
                <w:sz w:val="18"/>
                <w:szCs w:val="18"/>
              </w:rPr>
            </w:pPr>
            <w:r>
              <w:rPr>
                <w:rFonts w:hint="eastAsia" w:ascii="宋体" w:hAnsi="宋体"/>
                <w:bCs/>
                <w:sz w:val="18"/>
                <w:szCs w:val="18"/>
              </w:rPr>
              <w:t>支撑的毕业要求</w:t>
            </w:r>
          </w:p>
          <w:p w14:paraId="64904D49">
            <w:pPr>
              <w:snapToGrid w:val="0"/>
              <w:spacing w:line="300" w:lineRule="auto"/>
              <w:jc w:val="center"/>
              <w:rPr>
                <w:rFonts w:ascii="宋体" w:hAnsi="宋体"/>
                <w:bCs/>
                <w:sz w:val="18"/>
                <w:szCs w:val="18"/>
              </w:rPr>
            </w:pPr>
            <w:r>
              <w:rPr>
                <w:rFonts w:hint="eastAsia" w:ascii="宋体" w:hAnsi="宋体"/>
                <w:bCs/>
                <w:sz w:val="18"/>
                <w:szCs w:val="18"/>
              </w:rPr>
              <w:t>指标点</w:t>
            </w:r>
          </w:p>
        </w:tc>
        <w:tc>
          <w:tcPr>
            <w:tcW w:w="1939" w:type="dxa"/>
            <w:tcBorders>
              <w:top w:val="single" w:color="auto" w:sz="12" w:space="0"/>
              <w:bottom w:val="single" w:color="auto" w:sz="4" w:space="0"/>
            </w:tcBorders>
            <w:shd w:val="clear" w:color="auto" w:fill="auto"/>
            <w:noWrap w:val="0"/>
            <w:vAlign w:val="center"/>
          </w:tcPr>
          <w:p w14:paraId="71DDA6F9">
            <w:pPr>
              <w:snapToGrid w:val="0"/>
              <w:spacing w:line="300" w:lineRule="auto"/>
              <w:jc w:val="center"/>
              <w:rPr>
                <w:rFonts w:hint="eastAsia" w:ascii="宋体" w:hAnsi="宋体"/>
                <w:bCs/>
                <w:sz w:val="18"/>
                <w:szCs w:val="18"/>
              </w:rPr>
            </w:pPr>
            <w:r>
              <w:rPr>
                <w:rFonts w:hint="eastAsia" w:ascii="宋体" w:hAnsi="宋体"/>
                <w:bCs/>
                <w:sz w:val="18"/>
                <w:szCs w:val="18"/>
              </w:rPr>
              <w:t>教学内容</w:t>
            </w:r>
          </w:p>
        </w:tc>
        <w:tc>
          <w:tcPr>
            <w:tcW w:w="2370" w:type="dxa"/>
            <w:tcBorders>
              <w:top w:val="single" w:color="auto" w:sz="12" w:space="0"/>
              <w:bottom w:val="single" w:color="auto" w:sz="4" w:space="0"/>
            </w:tcBorders>
            <w:shd w:val="clear" w:color="auto" w:fill="auto"/>
            <w:noWrap w:val="0"/>
            <w:vAlign w:val="center"/>
          </w:tcPr>
          <w:p w14:paraId="1BFF5B67">
            <w:pPr>
              <w:snapToGrid w:val="0"/>
              <w:spacing w:line="300" w:lineRule="auto"/>
              <w:jc w:val="center"/>
              <w:rPr>
                <w:rFonts w:ascii="宋体" w:hAnsi="宋体"/>
                <w:bCs/>
                <w:sz w:val="18"/>
                <w:szCs w:val="18"/>
              </w:rPr>
            </w:pPr>
            <w:r>
              <w:rPr>
                <w:rFonts w:hint="eastAsia" w:ascii="宋体" w:hAnsi="宋体"/>
                <w:bCs/>
                <w:sz w:val="18"/>
                <w:szCs w:val="18"/>
              </w:rPr>
              <w:t>教学方法</w:t>
            </w:r>
          </w:p>
        </w:tc>
      </w:tr>
      <w:tr w14:paraId="43CD3C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94" w:hRule="atLeast"/>
        </w:trPr>
        <w:tc>
          <w:tcPr>
            <w:tcW w:w="1093" w:type="dxa"/>
            <w:tcBorders>
              <w:top w:val="single" w:color="auto" w:sz="4" w:space="0"/>
            </w:tcBorders>
            <w:noWrap w:val="0"/>
            <w:vAlign w:val="center"/>
          </w:tcPr>
          <w:p w14:paraId="4F7C9A1E">
            <w:pPr>
              <w:snapToGrid w:val="0"/>
              <w:spacing w:line="300" w:lineRule="auto"/>
              <w:jc w:val="center"/>
              <w:rPr>
                <w:rFonts w:ascii="宋体" w:hAnsi="宋体"/>
                <w:bCs/>
                <w:sz w:val="18"/>
                <w:szCs w:val="18"/>
              </w:rPr>
            </w:pPr>
            <w:r>
              <w:rPr>
                <w:rFonts w:hint="eastAsia" w:ascii="宋体" w:hAnsi="宋体"/>
                <w:bCs/>
                <w:sz w:val="18"/>
                <w:szCs w:val="18"/>
              </w:rPr>
              <w:t>课程目标</w:t>
            </w:r>
            <w:r>
              <w:rPr>
                <w:rFonts w:ascii="宋体" w:hAnsi="宋体"/>
                <w:bCs/>
                <w:sz w:val="18"/>
                <w:szCs w:val="18"/>
              </w:rPr>
              <w:t>1</w:t>
            </w:r>
          </w:p>
        </w:tc>
        <w:tc>
          <w:tcPr>
            <w:tcW w:w="695" w:type="dxa"/>
            <w:tcBorders>
              <w:top w:val="single" w:color="auto" w:sz="4" w:space="0"/>
            </w:tcBorders>
            <w:noWrap w:val="0"/>
            <w:vAlign w:val="center"/>
          </w:tcPr>
          <w:p w14:paraId="2387BC6F">
            <w:pPr>
              <w:snapToGrid w:val="0"/>
              <w:spacing w:line="300" w:lineRule="auto"/>
              <w:jc w:val="center"/>
              <w:rPr>
                <w:rFonts w:ascii="宋体" w:hAnsi="宋体"/>
                <w:bCs/>
                <w:sz w:val="18"/>
                <w:szCs w:val="18"/>
              </w:rPr>
            </w:pPr>
            <w:r>
              <w:rPr>
                <w:rFonts w:hint="eastAsia" w:ascii="宋体" w:hAnsi="宋体"/>
                <w:bCs/>
                <w:sz w:val="18"/>
                <w:szCs w:val="18"/>
              </w:rPr>
              <w:t>0.4</w:t>
            </w:r>
          </w:p>
        </w:tc>
        <w:tc>
          <w:tcPr>
            <w:tcW w:w="2322" w:type="dxa"/>
            <w:tcBorders>
              <w:top w:val="single" w:color="auto" w:sz="4" w:space="0"/>
            </w:tcBorders>
            <w:noWrap w:val="0"/>
            <w:vAlign w:val="center"/>
          </w:tcPr>
          <w:p w14:paraId="5B7A73C6">
            <w:pPr>
              <w:rPr>
                <w:rFonts w:hint="eastAsia" w:ascii="宋体" w:hAnsi="宋体"/>
                <w:bCs/>
                <w:sz w:val="18"/>
                <w:szCs w:val="18"/>
              </w:rPr>
            </w:pPr>
            <w:r>
              <w:rPr>
                <w:rFonts w:hint="eastAsia" w:ascii="宋体" w:hAnsi="宋体"/>
                <w:bCs/>
                <w:sz w:val="18"/>
                <w:szCs w:val="18"/>
              </w:rPr>
              <w:t>1.3 具有抽象的数学思维能力，能将其用于后续程序课程设计。</w:t>
            </w:r>
          </w:p>
          <w:p w14:paraId="29FAC167">
            <w:pPr>
              <w:rPr>
                <w:rFonts w:hint="eastAsia" w:ascii="宋体" w:hAnsi="宋体"/>
                <w:bCs/>
                <w:sz w:val="18"/>
                <w:szCs w:val="18"/>
              </w:rPr>
            </w:pPr>
          </w:p>
          <w:p w14:paraId="06EFF3F5">
            <w:pPr>
              <w:rPr>
                <w:rFonts w:hint="eastAsia" w:ascii="宋体" w:hAnsi="宋体"/>
                <w:bCs/>
                <w:sz w:val="18"/>
                <w:szCs w:val="18"/>
              </w:rPr>
            </w:pPr>
            <w:r>
              <w:rPr>
                <w:rFonts w:hint="eastAsia" w:ascii="宋体" w:hAnsi="宋体"/>
                <w:bCs/>
                <w:sz w:val="18"/>
                <w:szCs w:val="18"/>
              </w:rPr>
              <w:t>1.6掌握古典离散数学基础知识与近世代代数结构，能将其用于数据库建模。</w:t>
            </w:r>
          </w:p>
        </w:tc>
        <w:tc>
          <w:tcPr>
            <w:tcW w:w="1939" w:type="dxa"/>
            <w:tcBorders>
              <w:top w:val="single" w:color="auto" w:sz="4" w:space="0"/>
            </w:tcBorders>
            <w:noWrap w:val="0"/>
            <w:vAlign w:val="center"/>
          </w:tcPr>
          <w:p w14:paraId="458DC452">
            <w:pPr>
              <w:rPr>
                <w:rFonts w:ascii="宋体" w:hAnsi="宋体"/>
                <w:bCs/>
                <w:sz w:val="18"/>
                <w:szCs w:val="18"/>
              </w:rPr>
            </w:pPr>
            <w:r>
              <w:rPr>
                <w:rFonts w:hint="eastAsia" w:ascii="宋体" w:hAnsi="宋体"/>
                <w:bCs/>
                <w:sz w:val="18"/>
                <w:szCs w:val="18"/>
              </w:rPr>
              <w:t>第一章：第1-5节</w:t>
            </w:r>
          </w:p>
          <w:p w14:paraId="195F7647">
            <w:pPr>
              <w:rPr>
                <w:rFonts w:ascii="宋体" w:hAnsi="宋体"/>
                <w:bCs/>
                <w:sz w:val="18"/>
                <w:szCs w:val="18"/>
              </w:rPr>
            </w:pPr>
            <w:r>
              <w:rPr>
                <w:rFonts w:hint="eastAsia" w:ascii="宋体" w:hAnsi="宋体"/>
                <w:bCs/>
                <w:sz w:val="18"/>
                <w:szCs w:val="18"/>
              </w:rPr>
              <w:t>第二章：第1-4节</w:t>
            </w:r>
          </w:p>
          <w:p w14:paraId="141B03FB">
            <w:pPr>
              <w:rPr>
                <w:rFonts w:hint="eastAsia" w:ascii="宋体" w:hAnsi="宋体"/>
                <w:bCs/>
                <w:sz w:val="18"/>
                <w:szCs w:val="18"/>
              </w:rPr>
            </w:pPr>
          </w:p>
        </w:tc>
        <w:tc>
          <w:tcPr>
            <w:tcW w:w="2370" w:type="dxa"/>
            <w:tcBorders>
              <w:top w:val="single" w:color="auto" w:sz="4" w:space="0"/>
            </w:tcBorders>
            <w:noWrap w:val="0"/>
            <w:vAlign w:val="center"/>
          </w:tcPr>
          <w:p w14:paraId="244E7CC7">
            <w:pPr>
              <w:snapToGrid w:val="0"/>
              <w:spacing w:line="300" w:lineRule="auto"/>
              <w:rPr>
                <w:rFonts w:hint="eastAsia" w:ascii="宋体" w:hAnsi="宋体"/>
                <w:bCs/>
                <w:color w:val="000000"/>
                <w:sz w:val="18"/>
                <w:szCs w:val="18"/>
              </w:rPr>
            </w:pPr>
            <w:r>
              <w:rPr>
                <w:rFonts w:hint="eastAsia" w:ascii="宋体" w:hAnsi="宋体"/>
                <w:bCs/>
                <w:color w:val="000000"/>
                <w:sz w:val="18"/>
                <w:szCs w:val="18"/>
              </w:rPr>
              <w:t>课堂讲授、知识运用示例、引导讨论，基于 MOOC 平台、教材和其他拓展材料开展自学</w:t>
            </w:r>
          </w:p>
          <w:p w14:paraId="4CDA7369">
            <w:pPr>
              <w:snapToGrid w:val="0"/>
              <w:spacing w:line="300" w:lineRule="auto"/>
              <w:rPr>
                <w:rFonts w:hint="eastAsia" w:ascii="宋体" w:hAnsi="宋体"/>
                <w:bCs/>
                <w:color w:val="000000"/>
                <w:sz w:val="18"/>
                <w:szCs w:val="18"/>
              </w:rPr>
            </w:pPr>
          </w:p>
          <w:p w14:paraId="6DA40F5C">
            <w:pPr>
              <w:snapToGrid w:val="0"/>
              <w:spacing w:line="300" w:lineRule="auto"/>
              <w:rPr>
                <w:rFonts w:hint="eastAsia" w:ascii="宋体" w:hAnsi="宋体"/>
                <w:bCs/>
                <w:color w:val="FF0000"/>
                <w:sz w:val="18"/>
                <w:szCs w:val="18"/>
              </w:rPr>
            </w:pPr>
          </w:p>
        </w:tc>
      </w:tr>
      <w:tr w14:paraId="67685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677" w:hRule="atLeast"/>
        </w:trPr>
        <w:tc>
          <w:tcPr>
            <w:tcW w:w="1093" w:type="dxa"/>
            <w:tcBorders>
              <w:top w:val="single" w:color="auto" w:sz="4" w:space="0"/>
            </w:tcBorders>
            <w:noWrap w:val="0"/>
            <w:vAlign w:val="center"/>
          </w:tcPr>
          <w:p w14:paraId="1EEF8129">
            <w:pPr>
              <w:snapToGrid w:val="0"/>
              <w:spacing w:line="300" w:lineRule="auto"/>
              <w:jc w:val="center"/>
              <w:rPr>
                <w:rFonts w:hint="eastAsia" w:ascii="宋体" w:hAnsi="宋体"/>
                <w:bCs/>
                <w:sz w:val="18"/>
                <w:szCs w:val="18"/>
              </w:rPr>
            </w:pPr>
            <w:r>
              <w:rPr>
                <w:rFonts w:hint="eastAsia" w:ascii="宋体" w:hAnsi="宋体"/>
                <w:bCs/>
                <w:sz w:val="18"/>
                <w:szCs w:val="18"/>
              </w:rPr>
              <w:t>课程目标2</w:t>
            </w:r>
          </w:p>
        </w:tc>
        <w:tc>
          <w:tcPr>
            <w:tcW w:w="695" w:type="dxa"/>
            <w:tcBorders>
              <w:top w:val="single" w:color="auto" w:sz="4" w:space="0"/>
            </w:tcBorders>
            <w:noWrap w:val="0"/>
            <w:vAlign w:val="center"/>
          </w:tcPr>
          <w:p w14:paraId="53432A24">
            <w:pPr>
              <w:snapToGrid w:val="0"/>
              <w:spacing w:line="300" w:lineRule="auto"/>
              <w:jc w:val="center"/>
              <w:rPr>
                <w:rFonts w:hint="eastAsia" w:ascii="宋体" w:hAnsi="宋体"/>
                <w:bCs/>
                <w:sz w:val="18"/>
                <w:szCs w:val="18"/>
              </w:rPr>
            </w:pPr>
            <w:r>
              <w:rPr>
                <w:rFonts w:hint="eastAsia" w:ascii="宋体" w:hAnsi="宋体"/>
                <w:bCs/>
                <w:sz w:val="18"/>
                <w:szCs w:val="18"/>
              </w:rPr>
              <w:t>0.3</w:t>
            </w:r>
          </w:p>
        </w:tc>
        <w:tc>
          <w:tcPr>
            <w:tcW w:w="2322" w:type="dxa"/>
            <w:tcBorders>
              <w:top w:val="single" w:color="auto" w:sz="4" w:space="0"/>
            </w:tcBorders>
            <w:noWrap w:val="0"/>
            <w:vAlign w:val="center"/>
          </w:tcPr>
          <w:p w14:paraId="57B1EB9D">
            <w:pPr>
              <w:rPr>
                <w:rFonts w:hint="eastAsia" w:ascii="宋体" w:hAnsi="宋体"/>
                <w:bCs/>
                <w:sz w:val="18"/>
                <w:szCs w:val="18"/>
              </w:rPr>
            </w:pPr>
            <w:r>
              <w:rPr>
                <w:rFonts w:hint="eastAsia" w:ascii="宋体" w:hAnsi="宋体"/>
                <w:bCs/>
                <w:sz w:val="18"/>
                <w:szCs w:val="18"/>
              </w:rPr>
              <w:t>2.3能够针对图论和群环域等数学结构进行分析和描述。</w:t>
            </w:r>
          </w:p>
          <w:p w14:paraId="5CAEA003">
            <w:pPr>
              <w:rPr>
                <w:rFonts w:hint="eastAsia" w:ascii="宋体" w:hAnsi="宋体"/>
                <w:bCs/>
                <w:sz w:val="18"/>
                <w:szCs w:val="18"/>
              </w:rPr>
            </w:pPr>
          </w:p>
          <w:p w14:paraId="48061532">
            <w:pPr>
              <w:rPr>
                <w:rFonts w:hint="eastAsia" w:ascii="宋体" w:hAnsi="宋体"/>
                <w:bCs/>
                <w:sz w:val="18"/>
                <w:szCs w:val="18"/>
              </w:rPr>
            </w:pPr>
          </w:p>
        </w:tc>
        <w:tc>
          <w:tcPr>
            <w:tcW w:w="1939" w:type="dxa"/>
            <w:tcBorders>
              <w:top w:val="single" w:color="auto" w:sz="4" w:space="0"/>
            </w:tcBorders>
            <w:noWrap w:val="0"/>
            <w:vAlign w:val="center"/>
          </w:tcPr>
          <w:p w14:paraId="30B89444">
            <w:pPr>
              <w:rPr>
                <w:rFonts w:hint="eastAsia" w:ascii="宋体" w:hAnsi="宋体"/>
                <w:bCs/>
                <w:sz w:val="18"/>
                <w:szCs w:val="18"/>
              </w:rPr>
            </w:pPr>
            <w:r>
              <w:rPr>
                <w:rFonts w:hint="eastAsia" w:ascii="宋体" w:hAnsi="宋体"/>
                <w:bCs/>
                <w:sz w:val="18"/>
                <w:szCs w:val="18"/>
              </w:rPr>
              <w:t>第三章：第1-</w:t>
            </w:r>
            <w:r>
              <w:rPr>
                <w:rFonts w:ascii="宋体" w:hAnsi="宋体"/>
                <w:bCs/>
                <w:sz w:val="18"/>
                <w:szCs w:val="18"/>
              </w:rPr>
              <w:t>3</w:t>
            </w:r>
            <w:r>
              <w:rPr>
                <w:rFonts w:hint="eastAsia" w:ascii="宋体" w:hAnsi="宋体"/>
                <w:bCs/>
                <w:sz w:val="18"/>
                <w:szCs w:val="18"/>
              </w:rPr>
              <w:t>节</w:t>
            </w:r>
          </w:p>
          <w:p w14:paraId="7793F778">
            <w:pPr>
              <w:rPr>
                <w:rFonts w:hint="eastAsia" w:ascii="宋体" w:hAnsi="宋体"/>
                <w:bCs/>
                <w:sz w:val="18"/>
                <w:szCs w:val="18"/>
              </w:rPr>
            </w:pPr>
          </w:p>
        </w:tc>
        <w:tc>
          <w:tcPr>
            <w:tcW w:w="2370" w:type="dxa"/>
            <w:tcBorders>
              <w:top w:val="single" w:color="auto" w:sz="4" w:space="0"/>
            </w:tcBorders>
            <w:noWrap w:val="0"/>
            <w:vAlign w:val="center"/>
          </w:tcPr>
          <w:p w14:paraId="7A2EB5A7">
            <w:pPr>
              <w:snapToGrid w:val="0"/>
              <w:spacing w:line="300" w:lineRule="auto"/>
              <w:rPr>
                <w:rFonts w:hint="eastAsia" w:ascii="宋体" w:hAnsi="宋体"/>
                <w:bCs/>
                <w:color w:val="000000"/>
                <w:sz w:val="18"/>
                <w:szCs w:val="18"/>
              </w:rPr>
            </w:pPr>
            <w:r>
              <w:rPr>
                <w:rFonts w:hint="eastAsia" w:ascii="宋体" w:hAnsi="宋体"/>
                <w:bCs/>
                <w:color w:val="000000"/>
                <w:sz w:val="18"/>
                <w:szCs w:val="18"/>
              </w:rPr>
              <w:t>例题分析和讲解，突出方法论，帮助学生巩固所学知识，培养对复杂问题的分析与解决能力。</w:t>
            </w:r>
          </w:p>
        </w:tc>
      </w:tr>
      <w:tr w14:paraId="0C2AAB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4" w:hRule="atLeast"/>
        </w:trPr>
        <w:tc>
          <w:tcPr>
            <w:tcW w:w="1093" w:type="dxa"/>
            <w:noWrap w:val="0"/>
            <w:vAlign w:val="center"/>
          </w:tcPr>
          <w:p w14:paraId="6BB7A87A">
            <w:pPr>
              <w:snapToGrid w:val="0"/>
              <w:spacing w:line="300" w:lineRule="auto"/>
              <w:jc w:val="center"/>
              <w:rPr>
                <w:rFonts w:hint="eastAsia" w:ascii="宋体" w:hAnsi="宋体"/>
                <w:bCs/>
                <w:sz w:val="18"/>
                <w:szCs w:val="18"/>
              </w:rPr>
            </w:pPr>
            <w:r>
              <w:rPr>
                <w:rFonts w:hint="eastAsia" w:ascii="宋体" w:hAnsi="宋体"/>
                <w:bCs/>
                <w:sz w:val="18"/>
                <w:szCs w:val="18"/>
              </w:rPr>
              <w:t>课程目标3</w:t>
            </w:r>
          </w:p>
        </w:tc>
        <w:tc>
          <w:tcPr>
            <w:tcW w:w="695" w:type="dxa"/>
            <w:noWrap w:val="0"/>
            <w:vAlign w:val="center"/>
          </w:tcPr>
          <w:p w14:paraId="21EEEAD1">
            <w:pPr>
              <w:snapToGrid w:val="0"/>
              <w:spacing w:line="300" w:lineRule="auto"/>
              <w:jc w:val="center"/>
              <w:rPr>
                <w:rFonts w:hint="eastAsia" w:ascii="宋体" w:hAnsi="宋体"/>
                <w:bCs/>
                <w:sz w:val="18"/>
                <w:szCs w:val="18"/>
              </w:rPr>
            </w:pPr>
            <w:r>
              <w:rPr>
                <w:rFonts w:ascii="宋体" w:hAnsi="宋体"/>
                <w:bCs/>
                <w:sz w:val="18"/>
                <w:szCs w:val="18"/>
              </w:rPr>
              <w:t>0.3</w:t>
            </w:r>
          </w:p>
        </w:tc>
        <w:tc>
          <w:tcPr>
            <w:tcW w:w="2322" w:type="dxa"/>
            <w:noWrap w:val="0"/>
            <w:vAlign w:val="center"/>
          </w:tcPr>
          <w:p w14:paraId="2F348F52">
            <w:pPr>
              <w:rPr>
                <w:rFonts w:ascii="宋体" w:hAnsi="宋体"/>
                <w:bCs/>
                <w:sz w:val="18"/>
                <w:szCs w:val="18"/>
              </w:rPr>
            </w:pPr>
            <w:r>
              <w:rPr>
                <w:rFonts w:ascii="宋体" w:hAnsi="宋体"/>
                <w:bCs/>
                <w:sz w:val="18"/>
                <w:szCs w:val="18"/>
              </w:rPr>
              <w:t>4.</w:t>
            </w:r>
            <w:r>
              <w:rPr>
                <w:rFonts w:hint="eastAsia" w:ascii="宋体" w:hAnsi="宋体"/>
                <w:bCs/>
                <w:sz w:val="18"/>
                <w:szCs w:val="18"/>
              </w:rPr>
              <w:t>1能够追踪本专业行业发展动态，具有自主学习、获取新知识的能力，能够追踪计算机领域发展动态，有不断学习和适应发展的能力。</w:t>
            </w:r>
          </w:p>
          <w:p w14:paraId="20B27FEC">
            <w:pPr>
              <w:rPr>
                <w:rFonts w:hint="eastAsia" w:ascii="宋体" w:hAnsi="宋体"/>
                <w:bCs/>
                <w:sz w:val="18"/>
                <w:szCs w:val="18"/>
              </w:rPr>
            </w:pPr>
          </w:p>
        </w:tc>
        <w:tc>
          <w:tcPr>
            <w:tcW w:w="1939" w:type="dxa"/>
            <w:noWrap w:val="0"/>
            <w:vAlign w:val="center"/>
          </w:tcPr>
          <w:p w14:paraId="13387477">
            <w:pPr>
              <w:rPr>
                <w:rFonts w:hint="eastAsia" w:ascii="宋体" w:hAnsi="宋体"/>
                <w:bCs/>
                <w:sz w:val="18"/>
                <w:szCs w:val="18"/>
              </w:rPr>
            </w:pPr>
            <w:r>
              <w:rPr>
                <w:rFonts w:hint="eastAsia" w:ascii="宋体" w:hAnsi="宋体"/>
                <w:bCs/>
                <w:sz w:val="18"/>
                <w:szCs w:val="18"/>
              </w:rPr>
              <w:t>第四章：第</w:t>
            </w:r>
            <w:r>
              <w:rPr>
                <w:rFonts w:ascii="宋体" w:hAnsi="宋体"/>
                <w:bCs/>
                <w:sz w:val="18"/>
                <w:szCs w:val="18"/>
              </w:rPr>
              <w:t>1</w:t>
            </w:r>
            <w:r>
              <w:rPr>
                <w:rFonts w:hint="eastAsia" w:ascii="宋体" w:hAnsi="宋体"/>
                <w:bCs/>
                <w:sz w:val="18"/>
                <w:szCs w:val="18"/>
              </w:rPr>
              <w:t>-</w:t>
            </w:r>
            <w:r>
              <w:rPr>
                <w:rFonts w:ascii="宋体" w:hAnsi="宋体"/>
                <w:bCs/>
                <w:sz w:val="18"/>
                <w:szCs w:val="18"/>
              </w:rPr>
              <w:t>2</w:t>
            </w:r>
            <w:r>
              <w:rPr>
                <w:rFonts w:hint="eastAsia" w:ascii="宋体" w:hAnsi="宋体"/>
                <w:bCs/>
                <w:sz w:val="18"/>
                <w:szCs w:val="18"/>
              </w:rPr>
              <w:t>节</w:t>
            </w:r>
          </w:p>
          <w:p w14:paraId="10E43E49">
            <w:pPr>
              <w:rPr>
                <w:rFonts w:hint="eastAsia" w:ascii="宋体" w:hAnsi="宋体"/>
                <w:bCs/>
                <w:sz w:val="18"/>
                <w:szCs w:val="18"/>
              </w:rPr>
            </w:pPr>
          </w:p>
        </w:tc>
        <w:tc>
          <w:tcPr>
            <w:tcW w:w="2370" w:type="dxa"/>
            <w:noWrap w:val="0"/>
            <w:vAlign w:val="center"/>
          </w:tcPr>
          <w:p w14:paraId="6DE5A093">
            <w:pPr>
              <w:snapToGrid w:val="0"/>
              <w:spacing w:line="300" w:lineRule="auto"/>
              <w:rPr>
                <w:rFonts w:hint="eastAsia" w:ascii="宋体" w:hAnsi="宋体"/>
                <w:bCs/>
                <w:color w:val="FF0000"/>
                <w:sz w:val="18"/>
                <w:szCs w:val="18"/>
              </w:rPr>
            </w:pPr>
            <w:r>
              <w:rPr>
                <w:rFonts w:hint="eastAsia" w:ascii="宋体" w:hAnsi="宋体"/>
                <w:bCs/>
                <w:color w:val="000000"/>
                <w:sz w:val="18"/>
                <w:szCs w:val="18"/>
              </w:rPr>
              <w:t>指导学习方法和学习资源、查找资料、观看 MOOC 平台视频、并进行数据分析与总结。</w:t>
            </w:r>
          </w:p>
        </w:tc>
      </w:tr>
    </w:tbl>
    <w:p w14:paraId="3E07B927">
      <w:pPr>
        <w:widowControl/>
        <w:spacing w:line="340" w:lineRule="exact"/>
        <w:ind w:firstLine="422" w:firstLineChars="200"/>
        <w:jc w:val="left"/>
        <w:rPr>
          <w:rFonts w:hint="eastAsia"/>
        </w:rPr>
      </w:pPr>
      <w:r>
        <w:rPr>
          <w:rFonts w:hint="eastAsia" w:ascii="宋体" w:hAnsi="宋体"/>
          <w:b/>
          <w:szCs w:val="21"/>
        </w:rPr>
        <w:t>二、课程目标对毕业要求的支撑关系</w:t>
      </w:r>
    </w:p>
    <w:p w14:paraId="331B9FBD">
      <w:pPr>
        <w:spacing w:line="500" w:lineRule="exact"/>
        <w:ind w:firstLine="422" w:firstLineChars="200"/>
        <w:rPr>
          <w:rFonts w:hint="eastAsia" w:ascii="宋体" w:hAnsi="宋体"/>
          <w:b/>
          <w:szCs w:val="21"/>
        </w:rPr>
      </w:pPr>
      <w:r>
        <w:rPr>
          <w:rFonts w:hint="eastAsia" w:ascii="宋体" w:hAnsi="宋体"/>
          <w:b/>
          <w:szCs w:val="21"/>
        </w:rPr>
        <w:t>三、课程教学内容与基本要求</w:t>
      </w:r>
    </w:p>
    <w:p w14:paraId="117739A9">
      <w:pPr>
        <w:widowControl/>
        <w:spacing w:line="340" w:lineRule="exact"/>
        <w:ind w:firstLine="420" w:firstLineChars="200"/>
        <w:jc w:val="left"/>
        <w:rPr>
          <w:rFonts w:hint="eastAsia"/>
        </w:rPr>
      </w:pPr>
      <w:r>
        <w:rPr>
          <w:rFonts w:hint="eastAsia"/>
        </w:rPr>
        <w:t>第一章 集合论基础</w:t>
      </w:r>
    </w:p>
    <w:p w14:paraId="0B3F96FA">
      <w:pPr>
        <w:widowControl/>
        <w:spacing w:line="340" w:lineRule="exact"/>
        <w:ind w:firstLine="420" w:firstLineChars="200"/>
        <w:jc w:val="left"/>
        <w:rPr>
          <w:rFonts w:hint="eastAsia"/>
        </w:rPr>
      </w:pPr>
      <w:r>
        <w:rPr>
          <w:rFonts w:hint="eastAsia"/>
        </w:rPr>
        <w:t>1．教学内容</w:t>
      </w:r>
    </w:p>
    <w:p w14:paraId="4058B28F">
      <w:pPr>
        <w:widowControl/>
        <w:spacing w:line="340" w:lineRule="exact"/>
        <w:ind w:firstLine="420" w:firstLineChars="200"/>
        <w:jc w:val="left"/>
        <w:rPr>
          <w:rFonts w:hint="eastAsia"/>
        </w:rPr>
      </w:pPr>
      <w:r>
        <w:rPr>
          <w:rFonts w:hint="eastAsia"/>
        </w:rPr>
        <w:t>集合的概念、表示、集合运算以及等值式、集合的幂集、集合的计数。关系的基本概念、关系的运算、关系的性质、次序关系、等价关系、函数。</w:t>
      </w:r>
    </w:p>
    <w:p w14:paraId="5A0C80C4">
      <w:pPr>
        <w:widowControl/>
        <w:spacing w:line="340" w:lineRule="exact"/>
        <w:ind w:firstLine="418"/>
        <w:jc w:val="left"/>
        <w:rPr>
          <w:rFonts w:hint="eastAsia" w:ascii="宋体" w:hAnsi="宋体"/>
          <w:szCs w:val="21"/>
        </w:rPr>
      </w:pPr>
      <w:r>
        <w:rPr>
          <w:rFonts w:hint="eastAsia"/>
        </w:rPr>
        <w:t>课程思政切入点：以康托尔，罗素等人的真实经历，来说明科学技术的发展是曲折的，真理的证明不是一帆风顺的，</w:t>
      </w:r>
      <w:r>
        <w:t>透过知识技能本身挖掘其蕴含的思维方式、问题解决方法、价值观和文化内涵</w:t>
      </w:r>
      <w:r>
        <w:rPr>
          <w:rFonts w:hint="eastAsia"/>
        </w:rPr>
        <w:t>；</w:t>
      </w:r>
      <w:r>
        <w:t>引导学生辨析真、善、美，增强责任感、使命感，培育大国工匠精神和创新实践精神，实现促进学生身心和人格健康发展，价值理想信念的形成</w:t>
      </w:r>
      <w:r>
        <w:rPr>
          <w:rFonts w:hint="eastAsia"/>
        </w:rPr>
        <w:t>。</w:t>
      </w:r>
    </w:p>
    <w:p w14:paraId="64929A19">
      <w:pPr>
        <w:widowControl/>
        <w:spacing w:line="340" w:lineRule="exact"/>
        <w:ind w:firstLine="420" w:firstLineChars="200"/>
        <w:jc w:val="left"/>
        <w:rPr>
          <w:rFonts w:hint="eastAsia"/>
        </w:rPr>
      </w:pPr>
      <w:r>
        <w:rPr>
          <w:rFonts w:hint="eastAsia"/>
        </w:rPr>
        <w:t>2．教学重点与难点</w:t>
      </w:r>
    </w:p>
    <w:p w14:paraId="1B1DB516">
      <w:pPr>
        <w:widowControl/>
        <w:spacing w:line="340" w:lineRule="exact"/>
        <w:ind w:firstLine="420" w:firstLineChars="200"/>
        <w:jc w:val="left"/>
        <w:rPr>
          <w:rFonts w:hint="eastAsia"/>
        </w:rPr>
      </w:pPr>
      <w:r>
        <w:rPr>
          <w:rFonts w:hint="eastAsia"/>
        </w:rPr>
        <w:t>重点：集合运算，关系的性质。</w:t>
      </w:r>
    </w:p>
    <w:p w14:paraId="5118FD4D">
      <w:pPr>
        <w:widowControl/>
        <w:spacing w:line="340" w:lineRule="exact"/>
        <w:ind w:firstLine="420" w:firstLineChars="200"/>
        <w:jc w:val="left"/>
        <w:rPr>
          <w:rFonts w:hint="eastAsia"/>
        </w:rPr>
      </w:pPr>
      <w:r>
        <w:rPr>
          <w:rFonts w:hint="eastAsia"/>
        </w:rPr>
        <w:t>难点：关系性质的判定。</w:t>
      </w:r>
    </w:p>
    <w:p w14:paraId="32816386">
      <w:pPr>
        <w:widowControl/>
        <w:spacing w:line="340" w:lineRule="exact"/>
        <w:ind w:firstLine="420" w:firstLineChars="200"/>
        <w:jc w:val="left"/>
        <w:rPr>
          <w:rFonts w:hint="eastAsia"/>
        </w:rPr>
      </w:pPr>
      <w:r>
        <w:rPr>
          <w:rFonts w:hint="eastAsia"/>
        </w:rPr>
        <w:t>3．教学基本要求</w:t>
      </w:r>
    </w:p>
    <w:p w14:paraId="0F2F72D2">
      <w:pPr>
        <w:widowControl/>
        <w:spacing w:line="340" w:lineRule="exact"/>
        <w:ind w:firstLine="420" w:firstLineChars="200"/>
        <w:jc w:val="left"/>
        <w:rPr>
          <w:rFonts w:hint="eastAsia"/>
        </w:rPr>
      </w:pPr>
      <w:r>
        <w:rPr>
          <w:rFonts w:hint="eastAsia"/>
        </w:rPr>
        <w:t>（1）掌握集合的概念，集合的表示，熟悉集合运算以及等值式，能用集合等值式证明集合等式，掌握集合幂集的计算方法。</w:t>
      </w:r>
    </w:p>
    <w:p w14:paraId="74DE1597">
      <w:pPr>
        <w:widowControl/>
        <w:spacing w:line="340" w:lineRule="exact"/>
        <w:ind w:firstLine="420" w:firstLineChars="200"/>
        <w:jc w:val="left"/>
        <w:rPr>
          <w:rFonts w:hint="eastAsia"/>
        </w:rPr>
      </w:pPr>
      <w:r>
        <w:rPr>
          <w:rFonts w:hint="eastAsia"/>
        </w:rPr>
        <w:t>（2）掌握关系的基本概念、关系的表示和运算以及关系的矩阵表示，掌握关系的性质，掌握次序关系、等价关系以及应用，了解函数的概念及各种函数（复合映射、逆映射）的性质。</w:t>
      </w:r>
    </w:p>
    <w:p w14:paraId="0D8B7BBE">
      <w:pPr>
        <w:widowControl/>
        <w:spacing w:line="340" w:lineRule="exact"/>
        <w:ind w:firstLine="420" w:firstLineChars="200"/>
        <w:jc w:val="left"/>
        <w:rPr>
          <w:rFonts w:hint="eastAsia"/>
        </w:rPr>
      </w:pPr>
      <w:r>
        <w:rPr>
          <w:rFonts w:hint="eastAsia"/>
        </w:rPr>
        <w:t>4、作业与思考题</w:t>
      </w:r>
    </w:p>
    <w:p w14:paraId="4C3E7A7F">
      <w:pPr>
        <w:widowControl/>
        <w:spacing w:line="340" w:lineRule="exact"/>
        <w:ind w:firstLine="420" w:firstLineChars="200"/>
        <w:jc w:val="left"/>
        <w:rPr>
          <w:rFonts w:hint="eastAsia"/>
        </w:rPr>
      </w:pPr>
      <w:r>
        <w:rPr>
          <w:rFonts w:hint="eastAsia"/>
        </w:rPr>
        <w:t>（1）集合有几种表示形式？</w:t>
      </w:r>
    </w:p>
    <w:p w14:paraId="760B69EB">
      <w:pPr>
        <w:widowControl/>
        <w:spacing w:line="340" w:lineRule="exact"/>
        <w:ind w:firstLine="420" w:firstLineChars="200"/>
        <w:jc w:val="left"/>
        <w:rPr>
          <w:rFonts w:hint="eastAsia"/>
        </w:rPr>
      </w:pPr>
      <w:r>
        <w:rPr>
          <w:rFonts w:hint="eastAsia"/>
        </w:rPr>
        <w:t>（2）如何利用集合等值式证明集合等式？</w:t>
      </w:r>
    </w:p>
    <w:p w14:paraId="371DCB30">
      <w:pPr>
        <w:widowControl/>
        <w:spacing w:line="340" w:lineRule="exact"/>
        <w:ind w:firstLine="420" w:firstLineChars="200"/>
        <w:jc w:val="left"/>
        <w:rPr>
          <w:rFonts w:hint="eastAsia"/>
        </w:rPr>
      </w:pPr>
      <w:r>
        <w:rPr>
          <w:rFonts w:hint="eastAsia"/>
        </w:rPr>
        <w:t>（3）如何利用关系矩阵证明关系的性质？</w:t>
      </w:r>
    </w:p>
    <w:p w14:paraId="70C96A92">
      <w:pPr>
        <w:widowControl/>
        <w:spacing w:line="340" w:lineRule="exact"/>
        <w:ind w:firstLine="420" w:firstLineChars="200"/>
        <w:jc w:val="left"/>
        <w:rPr>
          <w:rFonts w:hint="eastAsia"/>
        </w:rPr>
      </w:pPr>
      <w:r>
        <w:rPr>
          <w:rFonts w:hint="eastAsia"/>
        </w:rPr>
        <w:t>第二章 古典数理逻辑</w:t>
      </w:r>
    </w:p>
    <w:p w14:paraId="7AC7FE24">
      <w:pPr>
        <w:widowControl/>
        <w:spacing w:line="340" w:lineRule="exact"/>
        <w:ind w:firstLine="420" w:firstLineChars="200"/>
        <w:jc w:val="left"/>
        <w:rPr>
          <w:rFonts w:hint="eastAsia"/>
        </w:rPr>
      </w:pPr>
      <w:r>
        <w:rPr>
          <w:rFonts w:hint="eastAsia"/>
        </w:rPr>
        <w:t>命题逻辑</w:t>
      </w:r>
    </w:p>
    <w:p w14:paraId="49D91FDB">
      <w:pPr>
        <w:widowControl/>
        <w:spacing w:line="340" w:lineRule="exact"/>
        <w:ind w:firstLine="735" w:firstLineChars="350"/>
        <w:jc w:val="left"/>
        <w:rPr>
          <w:rFonts w:hint="eastAsia"/>
        </w:rPr>
      </w:pPr>
      <w:r>
        <w:rPr>
          <w:rFonts w:hint="eastAsia"/>
        </w:rPr>
        <w:t>1．教学内容</w:t>
      </w:r>
    </w:p>
    <w:p w14:paraId="0E7DE087">
      <w:pPr>
        <w:widowControl/>
        <w:spacing w:line="340" w:lineRule="exact"/>
        <w:ind w:firstLine="630" w:firstLineChars="300"/>
        <w:jc w:val="left"/>
        <w:rPr>
          <w:rFonts w:hint="eastAsia"/>
        </w:rPr>
      </w:pPr>
      <w:r>
        <w:rPr>
          <w:rFonts w:hint="eastAsia"/>
        </w:rPr>
        <w:t>命题及联结词的基本概念，命题公式的概念，运用等价公式求范式，命题的推理理论。</w:t>
      </w:r>
    </w:p>
    <w:p w14:paraId="234D1D96">
      <w:pPr>
        <w:widowControl/>
        <w:spacing w:line="340" w:lineRule="exact"/>
        <w:ind w:firstLine="417" w:firstLineChars="199"/>
        <w:jc w:val="left"/>
        <w:rPr>
          <w:rFonts w:hint="eastAsia"/>
        </w:rPr>
      </w:pPr>
      <w:r>
        <w:rPr>
          <w:rFonts w:hint="eastAsia"/>
        </w:rPr>
        <w:t>课程思政切入点：设计</w:t>
      </w:r>
      <w:r>
        <w:t>的教学案例，</w:t>
      </w:r>
      <w:r>
        <w:rPr>
          <w:rFonts w:hint="eastAsia"/>
        </w:rPr>
        <w:t>从基本知识点出发，培养学生的科学思维，严谨求实的基本能力。</w:t>
      </w:r>
    </w:p>
    <w:p w14:paraId="24448387">
      <w:pPr>
        <w:widowControl/>
        <w:spacing w:line="340" w:lineRule="exact"/>
        <w:ind w:firstLine="735" w:firstLineChars="350"/>
        <w:jc w:val="left"/>
        <w:rPr>
          <w:rFonts w:hint="eastAsia"/>
        </w:rPr>
      </w:pPr>
      <w:r>
        <w:rPr>
          <w:rFonts w:hint="eastAsia"/>
        </w:rPr>
        <w:t>2．教学重点与难点</w:t>
      </w:r>
    </w:p>
    <w:p w14:paraId="2BC89998">
      <w:pPr>
        <w:widowControl/>
        <w:spacing w:line="340" w:lineRule="exact"/>
        <w:ind w:firstLine="735" w:firstLineChars="350"/>
        <w:jc w:val="left"/>
        <w:rPr>
          <w:rFonts w:hint="eastAsia"/>
        </w:rPr>
      </w:pPr>
      <w:r>
        <w:rPr>
          <w:rFonts w:hint="eastAsia"/>
        </w:rPr>
        <w:t>重点：命题公式的主范式、命题的推理理论。</w:t>
      </w:r>
    </w:p>
    <w:p w14:paraId="3F6AA564">
      <w:pPr>
        <w:widowControl/>
        <w:spacing w:line="340" w:lineRule="exact"/>
        <w:ind w:firstLine="735" w:firstLineChars="350"/>
        <w:jc w:val="left"/>
        <w:rPr>
          <w:rFonts w:hint="eastAsia"/>
        </w:rPr>
      </w:pPr>
      <w:r>
        <w:rPr>
          <w:rFonts w:hint="eastAsia"/>
        </w:rPr>
        <w:t>难点：命题的推理理论。</w:t>
      </w:r>
    </w:p>
    <w:p w14:paraId="305212AC">
      <w:pPr>
        <w:widowControl/>
        <w:spacing w:line="340" w:lineRule="exact"/>
        <w:ind w:firstLine="630" w:firstLineChars="300"/>
        <w:jc w:val="left"/>
        <w:rPr>
          <w:rFonts w:hint="eastAsia"/>
        </w:rPr>
      </w:pPr>
      <w:r>
        <w:rPr>
          <w:rFonts w:hint="eastAsia"/>
        </w:rPr>
        <w:t>3．教学基本要求</w:t>
      </w:r>
    </w:p>
    <w:p w14:paraId="0F43C8F7">
      <w:pPr>
        <w:widowControl/>
        <w:spacing w:line="340" w:lineRule="exact"/>
        <w:ind w:firstLine="525" w:firstLineChars="250"/>
        <w:jc w:val="left"/>
        <w:rPr>
          <w:rFonts w:hint="eastAsia"/>
        </w:rPr>
      </w:pPr>
      <w:r>
        <w:rPr>
          <w:rFonts w:hint="eastAsia"/>
        </w:rPr>
        <w:t>（1）掌握命题及联结词的基本概念，掌握命题公式的概念。</w:t>
      </w:r>
    </w:p>
    <w:p w14:paraId="5CA0D251">
      <w:pPr>
        <w:widowControl/>
        <w:spacing w:line="340" w:lineRule="exact"/>
        <w:ind w:firstLine="525" w:firstLineChars="250"/>
        <w:jc w:val="left"/>
        <w:rPr>
          <w:rFonts w:hint="eastAsia"/>
        </w:rPr>
      </w:pPr>
      <w:r>
        <w:rPr>
          <w:rFonts w:hint="eastAsia"/>
        </w:rPr>
        <w:t>（2）能运用等价公式求范式。</w:t>
      </w:r>
    </w:p>
    <w:p w14:paraId="022944C7">
      <w:pPr>
        <w:widowControl/>
        <w:spacing w:line="340" w:lineRule="exact"/>
        <w:ind w:firstLine="525" w:firstLineChars="250"/>
        <w:jc w:val="left"/>
        <w:rPr>
          <w:rFonts w:hint="eastAsia"/>
        </w:rPr>
      </w:pPr>
      <w:r>
        <w:rPr>
          <w:rFonts w:hint="eastAsia"/>
        </w:rPr>
        <w:t>（3）熟练掌握命题的推理理论。</w:t>
      </w:r>
    </w:p>
    <w:p w14:paraId="6AB84800">
      <w:pPr>
        <w:widowControl/>
        <w:spacing w:line="340" w:lineRule="exact"/>
        <w:ind w:firstLine="525" w:firstLineChars="250"/>
        <w:jc w:val="left"/>
        <w:rPr>
          <w:rFonts w:hint="eastAsia"/>
        </w:rPr>
      </w:pPr>
      <w:r>
        <w:rPr>
          <w:rFonts w:hint="eastAsia"/>
        </w:rPr>
        <w:t>4．作业与思考题</w:t>
      </w:r>
    </w:p>
    <w:p w14:paraId="136FCCF6">
      <w:pPr>
        <w:widowControl/>
        <w:spacing w:line="340" w:lineRule="exact"/>
        <w:ind w:firstLine="525" w:firstLineChars="250"/>
        <w:jc w:val="left"/>
        <w:rPr>
          <w:rFonts w:hint="eastAsia"/>
        </w:rPr>
      </w:pPr>
      <w:r>
        <w:rPr>
          <w:rFonts w:hint="eastAsia"/>
        </w:rPr>
        <w:t>（1）什么是命题？如何判断命题？</w:t>
      </w:r>
    </w:p>
    <w:p w14:paraId="60E151CC">
      <w:pPr>
        <w:widowControl/>
        <w:spacing w:line="340" w:lineRule="exact"/>
        <w:ind w:firstLine="525" w:firstLineChars="250"/>
        <w:jc w:val="left"/>
        <w:rPr>
          <w:rFonts w:hint="eastAsia"/>
        </w:rPr>
      </w:pPr>
      <w:r>
        <w:rPr>
          <w:rFonts w:hint="eastAsia"/>
        </w:rPr>
        <w:t>（2）如何求命题的范式？</w:t>
      </w:r>
    </w:p>
    <w:p w14:paraId="7E1FD0DB">
      <w:pPr>
        <w:widowControl/>
        <w:spacing w:line="340" w:lineRule="exact"/>
        <w:ind w:firstLine="525" w:firstLineChars="250"/>
        <w:jc w:val="left"/>
        <w:rPr>
          <w:rFonts w:hint="eastAsia"/>
        </w:rPr>
      </w:pPr>
      <w:r>
        <w:rPr>
          <w:rFonts w:hint="eastAsia"/>
        </w:rPr>
        <w:t>（3）如何进行命题的推理？</w:t>
      </w:r>
    </w:p>
    <w:p w14:paraId="7F624B73">
      <w:pPr>
        <w:widowControl/>
        <w:spacing w:line="340" w:lineRule="exact"/>
        <w:ind w:firstLine="420" w:firstLineChars="200"/>
        <w:jc w:val="left"/>
        <w:rPr>
          <w:rFonts w:hint="eastAsia"/>
        </w:rPr>
      </w:pPr>
      <w:r>
        <w:rPr>
          <w:rFonts w:hint="eastAsia"/>
        </w:rPr>
        <w:t>谓词逻辑</w:t>
      </w:r>
    </w:p>
    <w:p w14:paraId="2D727FCE">
      <w:pPr>
        <w:widowControl/>
        <w:spacing w:line="340" w:lineRule="exact"/>
        <w:ind w:firstLine="630" w:firstLineChars="300"/>
        <w:jc w:val="left"/>
        <w:rPr>
          <w:rFonts w:hint="eastAsia"/>
        </w:rPr>
      </w:pPr>
      <w:r>
        <w:rPr>
          <w:rFonts w:hint="eastAsia"/>
        </w:rPr>
        <w:t>1．教学内容</w:t>
      </w:r>
    </w:p>
    <w:p w14:paraId="27AC520A">
      <w:pPr>
        <w:widowControl/>
        <w:spacing w:line="340" w:lineRule="exact"/>
        <w:ind w:firstLine="735" w:firstLineChars="350"/>
        <w:jc w:val="left"/>
        <w:rPr>
          <w:rFonts w:hint="eastAsia"/>
        </w:rPr>
      </w:pPr>
      <w:r>
        <w:rPr>
          <w:rFonts w:hint="eastAsia"/>
        </w:rPr>
        <w:t>个体、谓词以及谓词公式的概念，求谓词公式的前束范式。</w:t>
      </w:r>
    </w:p>
    <w:p w14:paraId="200BC9B3">
      <w:pPr>
        <w:widowControl/>
        <w:spacing w:line="340" w:lineRule="exact"/>
        <w:ind w:firstLine="417" w:firstLineChars="199"/>
        <w:jc w:val="left"/>
        <w:rPr>
          <w:rFonts w:hint="eastAsia"/>
        </w:rPr>
      </w:pPr>
      <w:r>
        <w:rPr>
          <w:rFonts w:hint="eastAsia"/>
        </w:rPr>
        <w:t>课程思政切入点：设计</w:t>
      </w:r>
      <w:r>
        <w:t>的教学案例，</w:t>
      </w:r>
      <w:r>
        <w:rPr>
          <w:rFonts w:hint="eastAsia"/>
        </w:rPr>
        <w:t>从基本知识点出发，培养学生的科学思维，严谨求实的基本能力。</w:t>
      </w:r>
    </w:p>
    <w:p w14:paraId="0365B330">
      <w:pPr>
        <w:widowControl/>
        <w:spacing w:line="340" w:lineRule="exact"/>
        <w:ind w:firstLine="525" w:firstLineChars="250"/>
        <w:jc w:val="left"/>
        <w:rPr>
          <w:rFonts w:hint="eastAsia"/>
        </w:rPr>
      </w:pPr>
      <w:r>
        <w:rPr>
          <w:rFonts w:hint="eastAsia"/>
        </w:rPr>
        <w:t>2．教学重点与难点</w:t>
      </w:r>
    </w:p>
    <w:p w14:paraId="19A80BFD">
      <w:pPr>
        <w:widowControl/>
        <w:spacing w:line="340" w:lineRule="exact"/>
        <w:ind w:firstLine="630" w:firstLineChars="300"/>
        <w:jc w:val="left"/>
        <w:rPr>
          <w:rFonts w:hint="eastAsia"/>
        </w:rPr>
      </w:pPr>
      <w:r>
        <w:rPr>
          <w:rFonts w:hint="eastAsia"/>
        </w:rPr>
        <w:t>重点：谓词公式的概念，谓词逻辑的等值演算。</w:t>
      </w:r>
    </w:p>
    <w:p w14:paraId="2AC483A0">
      <w:pPr>
        <w:widowControl/>
        <w:spacing w:line="340" w:lineRule="exact"/>
        <w:ind w:firstLine="630" w:firstLineChars="300"/>
        <w:jc w:val="left"/>
        <w:rPr>
          <w:rFonts w:hint="eastAsia"/>
        </w:rPr>
      </w:pPr>
      <w:r>
        <w:rPr>
          <w:rFonts w:hint="eastAsia"/>
        </w:rPr>
        <w:t>难点：谓词逻辑的等值演算。</w:t>
      </w:r>
    </w:p>
    <w:p w14:paraId="49967117">
      <w:pPr>
        <w:widowControl/>
        <w:spacing w:line="340" w:lineRule="exact"/>
        <w:ind w:firstLine="525" w:firstLineChars="250"/>
        <w:jc w:val="left"/>
        <w:rPr>
          <w:rFonts w:hint="eastAsia"/>
        </w:rPr>
      </w:pPr>
      <w:r>
        <w:rPr>
          <w:rFonts w:hint="eastAsia"/>
        </w:rPr>
        <w:t>3．教学基本要求</w:t>
      </w:r>
    </w:p>
    <w:p w14:paraId="11BA78B1">
      <w:pPr>
        <w:widowControl/>
        <w:spacing w:line="340" w:lineRule="exact"/>
        <w:ind w:firstLine="420" w:firstLineChars="200"/>
        <w:jc w:val="left"/>
        <w:rPr>
          <w:rFonts w:hint="eastAsia"/>
        </w:rPr>
      </w:pPr>
      <w:r>
        <w:rPr>
          <w:rFonts w:hint="eastAsia"/>
        </w:rPr>
        <w:t>（1）掌握个体、谓词以及谓词公式的概念。</w:t>
      </w:r>
    </w:p>
    <w:p w14:paraId="64392848">
      <w:pPr>
        <w:widowControl/>
        <w:spacing w:line="340" w:lineRule="exact"/>
        <w:ind w:firstLine="420" w:firstLineChars="200"/>
        <w:jc w:val="left"/>
        <w:rPr>
          <w:rFonts w:hint="eastAsia"/>
        </w:rPr>
      </w:pPr>
      <w:r>
        <w:rPr>
          <w:rFonts w:hint="eastAsia"/>
        </w:rPr>
        <w:t>（2）熟练掌握等价公式,能运用等价公式求前束范式。</w:t>
      </w:r>
    </w:p>
    <w:p w14:paraId="4CD32EE4">
      <w:pPr>
        <w:widowControl/>
        <w:spacing w:line="340" w:lineRule="exact"/>
        <w:ind w:firstLine="525" w:firstLineChars="250"/>
        <w:jc w:val="left"/>
        <w:rPr>
          <w:rFonts w:hint="eastAsia"/>
        </w:rPr>
      </w:pPr>
      <w:r>
        <w:rPr>
          <w:rFonts w:hint="eastAsia"/>
        </w:rPr>
        <w:t>4．作业与思考题</w:t>
      </w:r>
    </w:p>
    <w:p w14:paraId="7037FD9E">
      <w:pPr>
        <w:widowControl/>
        <w:spacing w:line="340" w:lineRule="exact"/>
        <w:ind w:firstLine="420" w:firstLineChars="200"/>
        <w:jc w:val="left"/>
        <w:rPr>
          <w:rFonts w:hint="eastAsia"/>
        </w:rPr>
      </w:pPr>
      <w:r>
        <w:rPr>
          <w:rFonts w:hint="eastAsia"/>
        </w:rPr>
        <w:t>（1）谓词公式与命题公式有何区别？</w:t>
      </w:r>
    </w:p>
    <w:p w14:paraId="1D834876">
      <w:pPr>
        <w:widowControl/>
        <w:spacing w:line="340" w:lineRule="exact"/>
        <w:ind w:firstLine="420" w:firstLineChars="200"/>
        <w:jc w:val="left"/>
        <w:rPr>
          <w:rFonts w:hint="eastAsia"/>
        </w:rPr>
      </w:pPr>
      <w:r>
        <w:rPr>
          <w:rFonts w:hint="eastAsia"/>
        </w:rPr>
        <w:t>（2）如何求谓词公式的前束范式？</w:t>
      </w:r>
    </w:p>
    <w:p w14:paraId="1B02BC0B">
      <w:pPr>
        <w:widowControl/>
        <w:spacing w:line="340" w:lineRule="exact"/>
        <w:ind w:firstLine="420" w:firstLineChars="200"/>
        <w:jc w:val="left"/>
        <w:rPr>
          <w:rFonts w:hint="eastAsia"/>
        </w:rPr>
      </w:pPr>
      <w:r>
        <w:rPr>
          <w:rFonts w:hint="eastAsia"/>
        </w:rPr>
        <w:t>第三章 图论</w:t>
      </w:r>
    </w:p>
    <w:p w14:paraId="6CB9D67A">
      <w:pPr>
        <w:widowControl/>
        <w:spacing w:line="340" w:lineRule="exact"/>
        <w:ind w:firstLine="420" w:firstLineChars="200"/>
        <w:jc w:val="left"/>
        <w:rPr>
          <w:rFonts w:hint="eastAsia"/>
        </w:rPr>
      </w:pPr>
      <w:r>
        <w:rPr>
          <w:rFonts w:hint="eastAsia"/>
        </w:rPr>
        <w:t>1．教学内容</w:t>
      </w:r>
    </w:p>
    <w:p w14:paraId="10BF035A">
      <w:pPr>
        <w:widowControl/>
        <w:spacing w:line="340" w:lineRule="exact"/>
        <w:ind w:firstLine="420" w:firstLineChars="200"/>
        <w:jc w:val="left"/>
        <w:rPr>
          <w:rFonts w:hint="eastAsia"/>
        </w:rPr>
      </w:pPr>
      <w:r>
        <w:rPr>
          <w:rFonts w:hint="eastAsia"/>
        </w:rPr>
        <w:t>无向图和有向图的基本概念、通路、回路与连通性、图的矩阵表示法、树、生成树、二元树、最优二叉树、欧拉图、哈密尔顿图。</w:t>
      </w:r>
    </w:p>
    <w:p w14:paraId="60E3024E">
      <w:pPr>
        <w:widowControl/>
        <w:spacing w:line="340" w:lineRule="exact"/>
        <w:ind w:firstLine="417" w:firstLineChars="199"/>
        <w:jc w:val="left"/>
        <w:rPr>
          <w:rFonts w:hint="eastAsia"/>
        </w:rPr>
      </w:pPr>
      <w:r>
        <w:rPr>
          <w:rFonts w:hint="eastAsia"/>
        </w:rPr>
        <w:t>课程思政切入点：设计</w:t>
      </w:r>
      <w:r>
        <w:t>的教学案例，</w:t>
      </w:r>
      <w:r>
        <w:rPr>
          <w:rFonts w:hint="eastAsia"/>
        </w:rPr>
        <w:t>从基本知识点出发，培养学生的科学思维，严谨求实的基本能力。</w:t>
      </w:r>
    </w:p>
    <w:p w14:paraId="1DA51EA3">
      <w:pPr>
        <w:widowControl/>
        <w:spacing w:line="340" w:lineRule="exact"/>
        <w:ind w:firstLine="420" w:firstLineChars="200"/>
        <w:jc w:val="left"/>
        <w:rPr>
          <w:rFonts w:hint="eastAsia"/>
        </w:rPr>
      </w:pPr>
      <w:r>
        <w:rPr>
          <w:rFonts w:hint="eastAsia"/>
        </w:rPr>
        <w:t>2．教学重点与难点</w:t>
      </w:r>
    </w:p>
    <w:p w14:paraId="6107481C">
      <w:pPr>
        <w:widowControl/>
        <w:spacing w:line="340" w:lineRule="exact"/>
        <w:ind w:firstLine="420" w:firstLineChars="200"/>
        <w:jc w:val="left"/>
        <w:rPr>
          <w:rFonts w:hint="eastAsia"/>
        </w:rPr>
      </w:pPr>
      <w:r>
        <w:rPr>
          <w:rFonts w:hint="eastAsia"/>
        </w:rPr>
        <w:t>重点：图的矩阵表示法、树的性质。</w:t>
      </w:r>
    </w:p>
    <w:p w14:paraId="4F1C1817">
      <w:pPr>
        <w:widowControl/>
        <w:spacing w:line="340" w:lineRule="exact"/>
        <w:ind w:firstLine="420" w:firstLineChars="200"/>
        <w:jc w:val="left"/>
        <w:rPr>
          <w:rFonts w:hint="eastAsia"/>
        </w:rPr>
      </w:pPr>
      <w:r>
        <w:rPr>
          <w:rFonts w:hint="eastAsia"/>
        </w:rPr>
        <w:t>难点：最优二元树的构造。</w:t>
      </w:r>
    </w:p>
    <w:p w14:paraId="208F8ED6">
      <w:pPr>
        <w:widowControl/>
        <w:spacing w:line="340" w:lineRule="exact"/>
        <w:ind w:firstLine="420" w:firstLineChars="200"/>
        <w:jc w:val="left"/>
        <w:rPr>
          <w:rFonts w:hint="eastAsia"/>
        </w:rPr>
      </w:pPr>
      <w:r>
        <w:rPr>
          <w:rFonts w:hint="eastAsia"/>
        </w:rPr>
        <w:t>3、教学基本要求</w:t>
      </w:r>
    </w:p>
    <w:p w14:paraId="383CE7A0">
      <w:pPr>
        <w:widowControl/>
        <w:spacing w:line="340" w:lineRule="exact"/>
        <w:ind w:firstLine="420" w:firstLineChars="200"/>
        <w:jc w:val="left"/>
        <w:rPr>
          <w:rFonts w:hint="eastAsia"/>
        </w:rPr>
      </w:pPr>
      <w:r>
        <w:rPr>
          <w:rFonts w:hint="eastAsia"/>
        </w:rPr>
        <w:t>（1）掌握图论的基本概念，掌握通路、回路与连通性的概念，了解连通图的判别方法，掌握图的矩阵表示法。</w:t>
      </w:r>
    </w:p>
    <w:p w14:paraId="212B2A73">
      <w:pPr>
        <w:widowControl/>
        <w:spacing w:line="340" w:lineRule="exact"/>
        <w:ind w:firstLine="420" w:firstLineChars="200"/>
        <w:jc w:val="left"/>
        <w:rPr>
          <w:rFonts w:hint="eastAsia"/>
        </w:rPr>
      </w:pPr>
      <w:r>
        <w:rPr>
          <w:rFonts w:hint="eastAsia"/>
        </w:rPr>
        <w:t>（2）掌握树、二元树、生成树以及最优二元树的概念及其性质。</w:t>
      </w:r>
    </w:p>
    <w:p w14:paraId="4FCF6F8A">
      <w:pPr>
        <w:widowControl/>
        <w:spacing w:line="340" w:lineRule="exact"/>
        <w:ind w:firstLine="420" w:firstLineChars="200"/>
        <w:jc w:val="left"/>
        <w:rPr>
          <w:rFonts w:hint="eastAsia"/>
        </w:rPr>
      </w:pPr>
      <w:r>
        <w:rPr>
          <w:rFonts w:hint="eastAsia"/>
        </w:rPr>
        <w:t>（3）掌握欧拉图、哈密尔顿图的判定方法。</w:t>
      </w:r>
    </w:p>
    <w:p w14:paraId="481435E1">
      <w:pPr>
        <w:widowControl/>
        <w:spacing w:line="340" w:lineRule="exact"/>
        <w:ind w:firstLine="420" w:firstLineChars="200"/>
        <w:jc w:val="left"/>
        <w:rPr>
          <w:rFonts w:hint="eastAsia"/>
        </w:rPr>
      </w:pPr>
      <w:r>
        <w:rPr>
          <w:rFonts w:hint="eastAsia"/>
        </w:rPr>
        <w:t>4、作业与思考题</w:t>
      </w:r>
    </w:p>
    <w:p w14:paraId="75B8505C">
      <w:pPr>
        <w:widowControl/>
        <w:spacing w:line="340" w:lineRule="exact"/>
        <w:ind w:firstLine="420" w:firstLineChars="200"/>
        <w:jc w:val="left"/>
        <w:rPr>
          <w:rFonts w:hint="eastAsia"/>
        </w:rPr>
      </w:pPr>
      <w:r>
        <w:rPr>
          <w:rFonts w:hint="eastAsia"/>
        </w:rPr>
        <w:t>（1）连通图在实际中有何应用？</w:t>
      </w:r>
    </w:p>
    <w:p w14:paraId="74E158F4">
      <w:pPr>
        <w:spacing w:line="500" w:lineRule="exact"/>
        <w:ind w:firstLine="420" w:firstLineChars="200"/>
        <w:rPr>
          <w:rFonts w:hint="eastAsia" w:ascii="宋体" w:hAnsi="宋体"/>
          <w:b/>
          <w:szCs w:val="21"/>
        </w:rPr>
      </w:pPr>
      <w:r>
        <w:rPr>
          <w:rFonts w:hint="eastAsia"/>
        </w:rPr>
        <w:t>（2）如何构造最优二元树？</w:t>
      </w:r>
    </w:p>
    <w:p w14:paraId="749302D4">
      <w:pPr>
        <w:widowControl/>
        <w:spacing w:line="340" w:lineRule="exact"/>
        <w:ind w:firstLine="420" w:firstLineChars="200"/>
        <w:jc w:val="left"/>
        <w:rPr>
          <w:rFonts w:hint="eastAsia"/>
        </w:rPr>
      </w:pPr>
    </w:p>
    <w:p w14:paraId="43C4CA9E">
      <w:pPr>
        <w:widowControl/>
        <w:spacing w:line="340" w:lineRule="exact"/>
        <w:ind w:firstLine="420" w:firstLineChars="200"/>
        <w:jc w:val="left"/>
        <w:rPr>
          <w:rFonts w:hint="eastAsia"/>
        </w:rPr>
      </w:pPr>
      <w:r>
        <w:rPr>
          <w:rFonts w:hint="eastAsia"/>
        </w:rPr>
        <w:t>第四章 群、环和域</w:t>
      </w:r>
    </w:p>
    <w:p w14:paraId="3EED05CF">
      <w:pPr>
        <w:widowControl/>
        <w:spacing w:line="340" w:lineRule="exact"/>
        <w:ind w:firstLine="420" w:firstLineChars="200"/>
        <w:jc w:val="left"/>
        <w:rPr>
          <w:rFonts w:hint="eastAsia"/>
        </w:rPr>
      </w:pPr>
      <w:r>
        <w:rPr>
          <w:rFonts w:hint="eastAsia"/>
        </w:rPr>
        <w:t>1．教学内容</w:t>
      </w:r>
    </w:p>
    <w:p w14:paraId="5DD4FE59">
      <w:pPr>
        <w:widowControl/>
        <w:spacing w:line="340" w:lineRule="exact"/>
        <w:ind w:firstLine="420" w:firstLineChars="200"/>
        <w:jc w:val="left"/>
        <w:rPr>
          <w:rFonts w:hint="eastAsia"/>
        </w:rPr>
      </w:pPr>
      <w:r>
        <w:rPr>
          <w:rFonts w:hint="eastAsia"/>
        </w:rPr>
        <w:t>代数系统、半群与群、子群、循环群，置换群，加法群和陪集、群的同态映射和同构映射和同态核，环及环同态与同构，域。</w:t>
      </w:r>
    </w:p>
    <w:p w14:paraId="6E4C35D8">
      <w:pPr>
        <w:widowControl/>
        <w:spacing w:line="340" w:lineRule="exact"/>
        <w:ind w:firstLine="417" w:firstLineChars="199"/>
        <w:jc w:val="left"/>
        <w:rPr>
          <w:rFonts w:hint="eastAsia"/>
        </w:rPr>
      </w:pPr>
      <w:r>
        <w:rPr>
          <w:rFonts w:hint="eastAsia"/>
        </w:rPr>
        <w:t>课程思政切入点：设计</w:t>
      </w:r>
      <w:r>
        <w:t>的教学案例，</w:t>
      </w:r>
      <w:r>
        <w:rPr>
          <w:rFonts w:hint="eastAsia"/>
        </w:rPr>
        <w:t>从基本知识点出发，培养学生的科学思维，严谨求实的基本能力。</w:t>
      </w:r>
    </w:p>
    <w:p w14:paraId="016DDFAE">
      <w:pPr>
        <w:widowControl/>
        <w:spacing w:line="340" w:lineRule="exact"/>
        <w:ind w:firstLine="420" w:firstLineChars="200"/>
        <w:jc w:val="left"/>
        <w:rPr>
          <w:rFonts w:hint="eastAsia"/>
        </w:rPr>
      </w:pPr>
      <w:r>
        <w:rPr>
          <w:rFonts w:hint="eastAsia"/>
        </w:rPr>
        <w:t>2．教学重点与难点</w:t>
      </w:r>
    </w:p>
    <w:p w14:paraId="1C7C0331">
      <w:pPr>
        <w:widowControl/>
        <w:spacing w:line="340" w:lineRule="exact"/>
        <w:ind w:firstLine="420" w:firstLineChars="200"/>
        <w:jc w:val="left"/>
        <w:rPr>
          <w:rFonts w:hint="eastAsia"/>
        </w:rPr>
      </w:pPr>
      <w:r>
        <w:rPr>
          <w:rFonts w:hint="eastAsia"/>
        </w:rPr>
        <w:t>重点：半群、群、子群、循环群、置换群，加法群，同态映射、同构映射、同态核，环和域。</w:t>
      </w:r>
    </w:p>
    <w:p w14:paraId="733800D1">
      <w:pPr>
        <w:widowControl/>
        <w:spacing w:line="340" w:lineRule="exact"/>
        <w:ind w:firstLine="420" w:firstLineChars="200"/>
        <w:jc w:val="left"/>
        <w:rPr>
          <w:rFonts w:hint="eastAsia"/>
        </w:rPr>
      </w:pPr>
      <w:r>
        <w:rPr>
          <w:rFonts w:hint="eastAsia"/>
        </w:rPr>
        <w:t>难点：群、子群、循环群，群的同态和同构映射，环。</w:t>
      </w:r>
    </w:p>
    <w:p w14:paraId="0DCFBF29">
      <w:pPr>
        <w:widowControl/>
        <w:spacing w:line="340" w:lineRule="exact"/>
        <w:ind w:firstLine="420" w:firstLineChars="200"/>
        <w:jc w:val="left"/>
        <w:rPr>
          <w:rFonts w:hint="eastAsia"/>
        </w:rPr>
      </w:pPr>
      <w:r>
        <w:rPr>
          <w:rFonts w:hint="eastAsia"/>
        </w:rPr>
        <w:t>3．教学基本要求</w:t>
      </w:r>
    </w:p>
    <w:p w14:paraId="41CE1FD4">
      <w:pPr>
        <w:widowControl/>
        <w:spacing w:line="340" w:lineRule="exact"/>
        <w:ind w:firstLine="420" w:firstLineChars="200"/>
        <w:jc w:val="left"/>
        <w:rPr>
          <w:rFonts w:hint="eastAsia"/>
        </w:rPr>
      </w:pPr>
      <w:r>
        <w:rPr>
          <w:rFonts w:hint="eastAsia"/>
        </w:rPr>
        <w:t>（1）掌握代数系统的概念以及代数系统的性质。</w:t>
      </w:r>
    </w:p>
    <w:p w14:paraId="00235B60">
      <w:pPr>
        <w:widowControl/>
        <w:spacing w:line="340" w:lineRule="exact"/>
        <w:ind w:firstLine="420" w:firstLineChars="200"/>
        <w:jc w:val="left"/>
        <w:rPr>
          <w:rFonts w:hint="eastAsia"/>
        </w:rPr>
      </w:pPr>
      <w:r>
        <w:rPr>
          <w:rFonts w:hint="eastAsia"/>
        </w:rPr>
        <w:t xml:space="preserve">（2）掌握半群、群的基本性质。 </w:t>
      </w:r>
    </w:p>
    <w:p w14:paraId="4A98B37D">
      <w:pPr>
        <w:widowControl/>
        <w:spacing w:line="340" w:lineRule="exact"/>
        <w:ind w:firstLine="420" w:firstLineChars="200"/>
        <w:jc w:val="left"/>
        <w:rPr>
          <w:rFonts w:hint="eastAsia"/>
        </w:rPr>
      </w:pPr>
      <w:r>
        <w:rPr>
          <w:rFonts w:hint="eastAsia"/>
        </w:rPr>
        <w:t>（3）掌握环的性质</w:t>
      </w:r>
    </w:p>
    <w:p w14:paraId="606CDDD1">
      <w:pPr>
        <w:widowControl/>
        <w:spacing w:line="340" w:lineRule="exact"/>
        <w:ind w:firstLine="420" w:firstLineChars="200"/>
        <w:jc w:val="left"/>
        <w:rPr>
          <w:rFonts w:hint="eastAsia"/>
        </w:rPr>
      </w:pPr>
      <w:r>
        <w:rPr>
          <w:rFonts w:hint="eastAsia"/>
        </w:rPr>
        <w:t>4．作业与思考题</w:t>
      </w:r>
    </w:p>
    <w:p w14:paraId="3E4043FA">
      <w:pPr>
        <w:widowControl/>
        <w:spacing w:line="340" w:lineRule="exact"/>
        <w:ind w:firstLine="420" w:firstLineChars="200"/>
        <w:jc w:val="left"/>
        <w:rPr>
          <w:rFonts w:hint="eastAsia"/>
        </w:rPr>
      </w:pPr>
      <w:r>
        <w:rPr>
          <w:rFonts w:hint="eastAsia"/>
        </w:rPr>
        <w:t>（1）如何判断代数系统构成群？</w:t>
      </w:r>
    </w:p>
    <w:p w14:paraId="1C40D602">
      <w:pPr>
        <w:widowControl/>
        <w:spacing w:line="340" w:lineRule="exact"/>
        <w:ind w:firstLine="420" w:firstLineChars="200"/>
        <w:jc w:val="left"/>
        <w:rPr>
          <w:rFonts w:hint="eastAsia"/>
        </w:rPr>
      </w:pPr>
    </w:p>
    <w:p w14:paraId="221EB31E">
      <w:pPr>
        <w:spacing w:line="500" w:lineRule="exact"/>
        <w:ind w:firstLine="422" w:firstLineChars="200"/>
        <w:rPr>
          <w:rFonts w:hint="eastAsia" w:ascii="宋体" w:hAnsi="宋体"/>
          <w:b/>
          <w:szCs w:val="21"/>
        </w:rPr>
      </w:pPr>
      <w:r>
        <w:rPr>
          <w:rFonts w:hint="eastAsia" w:ascii="宋体" w:hAnsi="宋体"/>
          <w:b/>
          <w:szCs w:val="21"/>
        </w:rPr>
        <w:t>四、学时分配表</w:t>
      </w:r>
    </w:p>
    <w:tbl>
      <w:tblPr>
        <w:tblStyle w:val="7"/>
        <w:tblW w:w="0" w:type="auto"/>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2730"/>
        <w:gridCol w:w="1365"/>
        <w:gridCol w:w="1365"/>
        <w:gridCol w:w="945"/>
        <w:gridCol w:w="644"/>
      </w:tblGrid>
      <w:tr w14:paraId="6275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vMerge w:val="restart"/>
            <w:noWrap w:val="0"/>
            <w:vAlign w:val="center"/>
          </w:tcPr>
          <w:p w14:paraId="3A7B1F21">
            <w:pPr>
              <w:spacing w:line="340" w:lineRule="exact"/>
              <w:jc w:val="center"/>
              <w:rPr>
                <w:rFonts w:hint="eastAsia" w:ascii="宋体" w:hAnsi="宋体"/>
              </w:rPr>
            </w:pPr>
            <w:r>
              <w:rPr>
                <w:rFonts w:hint="eastAsia" w:ascii="宋体" w:hAnsi="宋体"/>
              </w:rPr>
              <w:t>章次</w:t>
            </w:r>
          </w:p>
        </w:tc>
        <w:tc>
          <w:tcPr>
            <w:tcW w:w="2730" w:type="dxa"/>
            <w:vMerge w:val="restart"/>
            <w:noWrap w:val="0"/>
            <w:vAlign w:val="center"/>
          </w:tcPr>
          <w:p w14:paraId="319B9B8D">
            <w:pPr>
              <w:spacing w:line="340" w:lineRule="exact"/>
              <w:jc w:val="center"/>
              <w:rPr>
                <w:rFonts w:hint="eastAsia" w:ascii="宋体" w:hAnsi="宋体"/>
              </w:rPr>
            </w:pPr>
            <w:r>
              <w:rPr>
                <w:rFonts w:hint="eastAsia" w:ascii="宋体" w:hAnsi="宋体"/>
              </w:rPr>
              <w:t>教学内容</w:t>
            </w:r>
          </w:p>
        </w:tc>
        <w:tc>
          <w:tcPr>
            <w:tcW w:w="4319" w:type="dxa"/>
            <w:gridSpan w:val="4"/>
            <w:noWrap w:val="0"/>
            <w:vAlign w:val="center"/>
          </w:tcPr>
          <w:p w14:paraId="1DC5B844">
            <w:pPr>
              <w:spacing w:line="340" w:lineRule="exact"/>
              <w:jc w:val="center"/>
              <w:rPr>
                <w:rFonts w:hint="eastAsia" w:ascii="宋体" w:hAnsi="宋体"/>
              </w:rPr>
            </w:pPr>
            <w:r>
              <w:rPr>
                <w:rFonts w:hint="eastAsia" w:ascii="宋体" w:hAnsi="宋体"/>
              </w:rPr>
              <w:t>学时分配</w:t>
            </w:r>
          </w:p>
        </w:tc>
      </w:tr>
      <w:tr w14:paraId="58504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vMerge w:val="continue"/>
            <w:noWrap w:val="0"/>
            <w:vAlign w:val="center"/>
          </w:tcPr>
          <w:p w14:paraId="2DC58D4E">
            <w:pPr>
              <w:spacing w:line="340" w:lineRule="exact"/>
              <w:rPr>
                <w:rFonts w:hint="eastAsia" w:ascii="宋体" w:hAnsi="宋体"/>
              </w:rPr>
            </w:pPr>
          </w:p>
        </w:tc>
        <w:tc>
          <w:tcPr>
            <w:tcW w:w="2730" w:type="dxa"/>
            <w:vMerge w:val="continue"/>
            <w:noWrap w:val="0"/>
            <w:vAlign w:val="center"/>
          </w:tcPr>
          <w:p w14:paraId="3ADAD2CE">
            <w:pPr>
              <w:spacing w:line="340" w:lineRule="exact"/>
              <w:rPr>
                <w:rFonts w:hint="eastAsia" w:ascii="宋体" w:hAnsi="宋体"/>
              </w:rPr>
            </w:pPr>
          </w:p>
        </w:tc>
        <w:tc>
          <w:tcPr>
            <w:tcW w:w="1365" w:type="dxa"/>
            <w:noWrap w:val="0"/>
            <w:vAlign w:val="center"/>
          </w:tcPr>
          <w:p w14:paraId="7EDC64BC">
            <w:pPr>
              <w:spacing w:line="340" w:lineRule="exact"/>
              <w:jc w:val="center"/>
              <w:rPr>
                <w:rFonts w:hint="eastAsia" w:ascii="宋体" w:hAnsi="宋体"/>
              </w:rPr>
            </w:pPr>
            <w:r>
              <w:rPr>
                <w:rFonts w:hint="eastAsia" w:ascii="宋体" w:hAnsi="宋体"/>
              </w:rPr>
              <w:t>理论教学</w:t>
            </w:r>
          </w:p>
        </w:tc>
        <w:tc>
          <w:tcPr>
            <w:tcW w:w="1365" w:type="dxa"/>
            <w:noWrap w:val="0"/>
            <w:vAlign w:val="center"/>
          </w:tcPr>
          <w:p w14:paraId="447B6606">
            <w:pPr>
              <w:spacing w:line="340" w:lineRule="exact"/>
              <w:jc w:val="center"/>
              <w:rPr>
                <w:rFonts w:hint="eastAsia" w:ascii="宋体" w:hAnsi="宋体"/>
              </w:rPr>
            </w:pPr>
            <w:r>
              <w:rPr>
                <w:rFonts w:hint="eastAsia" w:ascii="宋体" w:hAnsi="宋体"/>
              </w:rPr>
              <w:t>实验或上机</w:t>
            </w:r>
          </w:p>
        </w:tc>
        <w:tc>
          <w:tcPr>
            <w:tcW w:w="945" w:type="dxa"/>
            <w:noWrap w:val="0"/>
            <w:vAlign w:val="center"/>
          </w:tcPr>
          <w:p w14:paraId="6C47BF80">
            <w:pPr>
              <w:spacing w:line="340" w:lineRule="exact"/>
              <w:jc w:val="center"/>
              <w:rPr>
                <w:rFonts w:hint="eastAsia" w:ascii="宋体" w:hAnsi="宋体"/>
              </w:rPr>
            </w:pPr>
            <w:r>
              <w:rPr>
                <w:rFonts w:hint="eastAsia" w:ascii="宋体" w:hAnsi="宋体"/>
              </w:rPr>
              <w:t>大作业</w:t>
            </w:r>
          </w:p>
        </w:tc>
        <w:tc>
          <w:tcPr>
            <w:tcW w:w="644" w:type="dxa"/>
            <w:noWrap w:val="0"/>
            <w:vAlign w:val="center"/>
          </w:tcPr>
          <w:p w14:paraId="03B9800C">
            <w:pPr>
              <w:spacing w:line="340" w:lineRule="exact"/>
              <w:jc w:val="center"/>
              <w:rPr>
                <w:rFonts w:hint="eastAsia" w:ascii="宋体" w:hAnsi="宋体"/>
              </w:rPr>
            </w:pPr>
            <w:r>
              <w:rPr>
                <w:rFonts w:hint="eastAsia" w:ascii="宋体" w:hAnsi="宋体"/>
              </w:rPr>
              <w:t>合计</w:t>
            </w:r>
          </w:p>
        </w:tc>
      </w:tr>
      <w:tr w14:paraId="21FF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center"/>
          </w:tcPr>
          <w:p w14:paraId="3D61AFFC">
            <w:pPr>
              <w:spacing w:line="340" w:lineRule="exact"/>
              <w:jc w:val="center"/>
              <w:rPr>
                <w:rFonts w:hint="eastAsia" w:ascii="宋体" w:hAnsi="宋体"/>
              </w:rPr>
            </w:pPr>
            <w:r>
              <w:rPr>
                <w:rFonts w:hint="eastAsia" w:ascii="宋体" w:hAnsi="宋体"/>
              </w:rPr>
              <w:t>第一章</w:t>
            </w:r>
          </w:p>
        </w:tc>
        <w:tc>
          <w:tcPr>
            <w:tcW w:w="2730" w:type="dxa"/>
            <w:noWrap w:val="0"/>
            <w:vAlign w:val="center"/>
          </w:tcPr>
          <w:p w14:paraId="5BCF37B8">
            <w:pPr>
              <w:spacing w:line="340" w:lineRule="exact"/>
              <w:rPr>
                <w:rFonts w:hint="eastAsia" w:ascii="宋体" w:hAnsi="宋体"/>
              </w:rPr>
            </w:pPr>
            <w:r>
              <w:rPr>
                <w:rFonts w:hint="eastAsia"/>
              </w:rPr>
              <w:t>集合论基础</w:t>
            </w:r>
          </w:p>
        </w:tc>
        <w:tc>
          <w:tcPr>
            <w:tcW w:w="1365" w:type="dxa"/>
            <w:noWrap w:val="0"/>
            <w:vAlign w:val="center"/>
          </w:tcPr>
          <w:p w14:paraId="6B9E70C1">
            <w:pPr>
              <w:spacing w:line="340" w:lineRule="exact"/>
              <w:jc w:val="center"/>
              <w:rPr>
                <w:rFonts w:hint="eastAsia" w:ascii="宋体" w:hAnsi="宋体"/>
              </w:rPr>
            </w:pPr>
            <w:r>
              <w:rPr>
                <w:rFonts w:ascii="宋体" w:hAnsi="宋体"/>
              </w:rPr>
              <w:t>12</w:t>
            </w:r>
          </w:p>
        </w:tc>
        <w:tc>
          <w:tcPr>
            <w:tcW w:w="1365" w:type="dxa"/>
            <w:noWrap w:val="0"/>
            <w:vAlign w:val="center"/>
          </w:tcPr>
          <w:p w14:paraId="52EE5977">
            <w:pPr>
              <w:spacing w:line="340" w:lineRule="exact"/>
              <w:jc w:val="center"/>
              <w:rPr>
                <w:rFonts w:hint="eastAsia" w:ascii="宋体" w:hAnsi="宋体"/>
              </w:rPr>
            </w:pPr>
          </w:p>
        </w:tc>
        <w:tc>
          <w:tcPr>
            <w:tcW w:w="945" w:type="dxa"/>
            <w:noWrap w:val="0"/>
            <w:vAlign w:val="center"/>
          </w:tcPr>
          <w:p w14:paraId="630B0118">
            <w:pPr>
              <w:spacing w:line="340" w:lineRule="exact"/>
              <w:jc w:val="center"/>
              <w:rPr>
                <w:rFonts w:hint="eastAsia" w:ascii="宋体" w:hAnsi="宋体"/>
              </w:rPr>
            </w:pPr>
          </w:p>
        </w:tc>
        <w:tc>
          <w:tcPr>
            <w:tcW w:w="644" w:type="dxa"/>
            <w:noWrap w:val="0"/>
            <w:vAlign w:val="center"/>
          </w:tcPr>
          <w:p w14:paraId="49F6C6C1">
            <w:pPr>
              <w:spacing w:line="340" w:lineRule="exact"/>
              <w:jc w:val="center"/>
              <w:rPr>
                <w:rFonts w:hint="eastAsia" w:ascii="宋体" w:hAnsi="宋体"/>
              </w:rPr>
            </w:pPr>
            <w:r>
              <w:rPr>
                <w:rFonts w:ascii="宋体" w:hAnsi="宋体"/>
              </w:rPr>
              <w:t>12</w:t>
            </w:r>
          </w:p>
        </w:tc>
      </w:tr>
      <w:tr w14:paraId="7D61D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260" w:type="dxa"/>
            <w:noWrap w:val="0"/>
            <w:vAlign w:val="center"/>
          </w:tcPr>
          <w:p w14:paraId="04D96F12">
            <w:pPr>
              <w:spacing w:line="340" w:lineRule="exact"/>
              <w:jc w:val="center"/>
              <w:rPr>
                <w:rFonts w:hint="eastAsia" w:ascii="宋体" w:hAnsi="宋体"/>
              </w:rPr>
            </w:pPr>
            <w:r>
              <w:rPr>
                <w:rFonts w:hint="eastAsia" w:ascii="宋体" w:hAnsi="宋体"/>
                <w:color w:val="000000"/>
              </w:rPr>
              <w:t>第二章</w:t>
            </w:r>
          </w:p>
        </w:tc>
        <w:tc>
          <w:tcPr>
            <w:tcW w:w="2730" w:type="dxa"/>
            <w:noWrap w:val="0"/>
            <w:vAlign w:val="center"/>
          </w:tcPr>
          <w:p w14:paraId="485C6340">
            <w:pPr>
              <w:spacing w:line="340" w:lineRule="exact"/>
              <w:rPr>
                <w:rFonts w:hint="eastAsia" w:ascii="宋体" w:hAnsi="宋体"/>
              </w:rPr>
            </w:pPr>
            <w:r>
              <w:rPr>
                <w:rFonts w:hint="eastAsia" w:ascii="宋体" w:hAnsi="宋体"/>
                <w:color w:val="000000"/>
              </w:rPr>
              <w:t>古典数理逻辑</w:t>
            </w:r>
          </w:p>
        </w:tc>
        <w:tc>
          <w:tcPr>
            <w:tcW w:w="1365" w:type="dxa"/>
            <w:noWrap w:val="0"/>
            <w:vAlign w:val="center"/>
          </w:tcPr>
          <w:p w14:paraId="7604525C">
            <w:pPr>
              <w:spacing w:line="340" w:lineRule="exact"/>
              <w:jc w:val="center"/>
              <w:rPr>
                <w:rFonts w:hint="eastAsia" w:ascii="宋体" w:hAnsi="宋体"/>
              </w:rPr>
            </w:pPr>
            <w:r>
              <w:rPr>
                <w:rFonts w:ascii="宋体" w:hAnsi="宋体"/>
              </w:rPr>
              <w:t>12</w:t>
            </w:r>
          </w:p>
        </w:tc>
        <w:tc>
          <w:tcPr>
            <w:tcW w:w="1365" w:type="dxa"/>
            <w:noWrap w:val="0"/>
            <w:vAlign w:val="center"/>
          </w:tcPr>
          <w:p w14:paraId="4E29F4CA">
            <w:pPr>
              <w:spacing w:line="340" w:lineRule="exact"/>
              <w:jc w:val="center"/>
              <w:rPr>
                <w:rFonts w:hint="eastAsia" w:ascii="宋体" w:hAnsi="宋体"/>
              </w:rPr>
            </w:pPr>
          </w:p>
        </w:tc>
        <w:tc>
          <w:tcPr>
            <w:tcW w:w="945" w:type="dxa"/>
            <w:noWrap w:val="0"/>
            <w:vAlign w:val="center"/>
          </w:tcPr>
          <w:p w14:paraId="65769B45">
            <w:pPr>
              <w:spacing w:line="340" w:lineRule="exact"/>
              <w:jc w:val="center"/>
              <w:rPr>
                <w:rFonts w:hint="eastAsia" w:ascii="宋体" w:hAnsi="宋体"/>
              </w:rPr>
            </w:pPr>
          </w:p>
        </w:tc>
        <w:tc>
          <w:tcPr>
            <w:tcW w:w="644" w:type="dxa"/>
            <w:noWrap w:val="0"/>
            <w:vAlign w:val="center"/>
          </w:tcPr>
          <w:p w14:paraId="5611BD7C">
            <w:pPr>
              <w:spacing w:line="340" w:lineRule="exact"/>
              <w:jc w:val="center"/>
              <w:rPr>
                <w:rFonts w:hint="eastAsia" w:ascii="宋体" w:hAnsi="宋体"/>
              </w:rPr>
            </w:pPr>
            <w:r>
              <w:rPr>
                <w:rFonts w:hint="eastAsia" w:ascii="宋体" w:hAnsi="宋体"/>
              </w:rPr>
              <w:t>12</w:t>
            </w:r>
          </w:p>
        </w:tc>
      </w:tr>
      <w:tr w14:paraId="074D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0" w:hRule="atLeast"/>
        </w:trPr>
        <w:tc>
          <w:tcPr>
            <w:tcW w:w="1260" w:type="dxa"/>
            <w:noWrap w:val="0"/>
            <w:vAlign w:val="center"/>
          </w:tcPr>
          <w:p w14:paraId="6B834771">
            <w:pPr>
              <w:spacing w:line="340" w:lineRule="exact"/>
              <w:jc w:val="center"/>
              <w:rPr>
                <w:rFonts w:hint="eastAsia" w:ascii="宋体" w:hAnsi="宋体"/>
                <w:color w:val="000000"/>
              </w:rPr>
            </w:pPr>
            <w:r>
              <w:rPr>
                <w:rFonts w:hint="eastAsia" w:ascii="宋体" w:hAnsi="宋体"/>
                <w:color w:val="000000"/>
              </w:rPr>
              <w:t>第三章</w:t>
            </w:r>
          </w:p>
        </w:tc>
        <w:tc>
          <w:tcPr>
            <w:tcW w:w="2730" w:type="dxa"/>
            <w:noWrap w:val="0"/>
            <w:vAlign w:val="center"/>
          </w:tcPr>
          <w:p w14:paraId="05191494">
            <w:pPr>
              <w:spacing w:line="340" w:lineRule="exact"/>
              <w:rPr>
                <w:rFonts w:hint="eastAsia" w:ascii="宋体" w:hAnsi="宋体"/>
                <w:color w:val="000000"/>
              </w:rPr>
            </w:pPr>
            <w:r>
              <w:rPr>
                <w:rFonts w:hint="eastAsia" w:ascii="宋体" w:hAnsi="宋体"/>
              </w:rPr>
              <w:t>图论</w:t>
            </w:r>
          </w:p>
        </w:tc>
        <w:tc>
          <w:tcPr>
            <w:tcW w:w="1365" w:type="dxa"/>
            <w:noWrap w:val="0"/>
            <w:vAlign w:val="center"/>
          </w:tcPr>
          <w:p w14:paraId="525E564A">
            <w:pPr>
              <w:spacing w:line="340" w:lineRule="exact"/>
              <w:jc w:val="center"/>
              <w:rPr>
                <w:rFonts w:hint="eastAsia" w:ascii="宋体" w:hAnsi="宋体"/>
              </w:rPr>
            </w:pPr>
            <w:r>
              <w:rPr>
                <w:rFonts w:ascii="宋体" w:hAnsi="宋体"/>
              </w:rPr>
              <w:t>12</w:t>
            </w:r>
          </w:p>
        </w:tc>
        <w:tc>
          <w:tcPr>
            <w:tcW w:w="1365" w:type="dxa"/>
            <w:noWrap w:val="0"/>
            <w:vAlign w:val="center"/>
          </w:tcPr>
          <w:p w14:paraId="027A9A23">
            <w:pPr>
              <w:spacing w:line="340" w:lineRule="exact"/>
              <w:jc w:val="center"/>
              <w:rPr>
                <w:rFonts w:hint="eastAsia" w:ascii="宋体" w:hAnsi="宋体"/>
              </w:rPr>
            </w:pPr>
          </w:p>
        </w:tc>
        <w:tc>
          <w:tcPr>
            <w:tcW w:w="945" w:type="dxa"/>
            <w:noWrap w:val="0"/>
            <w:vAlign w:val="center"/>
          </w:tcPr>
          <w:p w14:paraId="55E56E48">
            <w:pPr>
              <w:spacing w:line="340" w:lineRule="exact"/>
              <w:jc w:val="center"/>
              <w:rPr>
                <w:rFonts w:hint="eastAsia" w:ascii="宋体" w:hAnsi="宋体"/>
              </w:rPr>
            </w:pPr>
          </w:p>
        </w:tc>
        <w:tc>
          <w:tcPr>
            <w:tcW w:w="644" w:type="dxa"/>
            <w:noWrap w:val="0"/>
            <w:vAlign w:val="center"/>
          </w:tcPr>
          <w:p w14:paraId="7859E5B0">
            <w:pPr>
              <w:spacing w:line="340" w:lineRule="exact"/>
              <w:jc w:val="center"/>
              <w:rPr>
                <w:rFonts w:hint="eastAsia" w:ascii="宋体" w:hAnsi="宋体"/>
              </w:rPr>
            </w:pPr>
            <w:r>
              <w:rPr>
                <w:rFonts w:ascii="宋体" w:hAnsi="宋体"/>
              </w:rPr>
              <w:t>12</w:t>
            </w:r>
          </w:p>
        </w:tc>
      </w:tr>
      <w:tr w14:paraId="2F5D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0" w:hRule="atLeast"/>
        </w:trPr>
        <w:tc>
          <w:tcPr>
            <w:tcW w:w="1260" w:type="dxa"/>
            <w:noWrap w:val="0"/>
            <w:vAlign w:val="center"/>
          </w:tcPr>
          <w:p w14:paraId="4ADF758B">
            <w:pPr>
              <w:spacing w:line="340" w:lineRule="exact"/>
              <w:jc w:val="center"/>
              <w:rPr>
                <w:rFonts w:hint="eastAsia" w:ascii="宋体" w:hAnsi="宋体"/>
                <w:color w:val="000000"/>
              </w:rPr>
            </w:pPr>
            <w:r>
              <w:rPr>
                <w:rFonts w:hint="eastAsia" w:ascii="宋体" w:hAnsi="宋体"/>
                <w:color w:val="000000"/>
              </w:rPr>
              <w:t>第四章</w:t>
            </w:r>
          </w:p>
        </w:tc>
        <w:tc>
          <w:tcPr>
            <w:tcW w:w="2730" w:type="dxa"/>
            <w:noWrap w:val="0"/>
            <w:vAlign w:val="center"/>
          </w:tcPr>
          <w:p w14:paraId="245F2359">
            <w:pPr>
              <w:spacing w:line="340" w:lineRule="exact"/>
              <w:rPr>
                <w:rFonts w:hint="eastAsia" w:ascii="宋体" w:hAnsi="宋体"/>
                <w:color w:val="000000"/>
              </w:rPr>
            </w:pPr>
            <w:r>
              <w:rPr>
                <w:rFonts w:hint="eastAsia" w:ascii="宋体" w:hAnsi="宋体"/>
                <w:color w:val="000000"/>
              </w:rPr>
              <w:t>群、环和域</w:t>
            </w:r>
          </w:p>
        </w:tc>
        <w:tc>
          <w:tcPr>
            <w:tcW w:w="1365" w:type="dxa"/>
            <w:noWrap w:val="0"/>
            <w:vAlign w:val="center"/>
          </w:tcPr>
          <w:p w14:paraId="58110463">
            <w:pPr>
              <w:spacing w:line="340" w:lineRule="exact"/>
              <w:jc w:val="center"/>
              <w:rPr>
                <w:rFonts w:hint="eastAsia" w:ascii="宋体" w:hAnsi="宋体"/>
              </w:rPr>
            </w:pPr>
            <w:r>
              <w:rPr>
                <w:rFonts w:ascii="宋体" w:hAnsi="宋体"/>
              </w:rPr>
              <w:t>12</w:t>
            </w:r>
          </w:p>
        </w:tc>
        <w:tc>
          <w:tcPr>
            <w:tcW w:w="1365" w:type="dxa"/>
            <w:noWrap w:val="0"/>
            <w:vAlign w:val="center"/>
          </w:tcPr>
          <w:p w14:paraId="07C7F61C">
            <w:pPr>
              <w:spacing w:line="340" w:lineRule="exact"/>
              <w:jc w:val="center"/>
              <w:rPr>
                <w:rFonts w:hint="eastAsia" w:ascii="宋体" w:hAnsi="宋体"/>
              </w:rPr>
            </w:pPr>
          </w:p>
        </w:tc>
        <w:tc>
          <w:tcPr>
            <w:tcW w:w="945" w:type="dxa"/>
            <w:noWrap w:val="0"/>
            <w:vAlign w:val="center"/>
          </w:tcPr>
          <w:p w14:paraId="6C3DF1BC">
            <w:pPr>
              <w:spacing w:line="340" w:lineRule="exact"/>
              <w:jc w:val="center"/>
              <w:rPr>
                <w:rFonts w:hint="eastAsia" w:ascii="宋体" w:hAnsi="宋体"/>
              </w:rPr>
            </w:pPr>
          </w:p>
        </w:tc>
        <w:tc>
          <w:tcPr>
            <w:tcW w:w="644" w:type="dxa"/>
            <w:noWrap w:val="0"/>
            <w:vAlign w:val="center"/>
          </w:tcPr>
          <w:p w14:paraId="7C24428D">
            <w:pPr>
              <w:spacing w:line="340" w:lineRule="exact"/>
              <w:jc w:val="center"/>
              <w:rPr>
                <w:rFonts w:hint="eastAsia" w:ascii="宋体" w:hAnsi="宋体"/>
              </w:rPr>
            </w:pPr>
            <w:r>
              <w:rPr>
                <w:rFonts w:ascii="宋体" w:hAnsi="宋体"/>
              </w:rPr>
              <w:t>12</w:t>
            </w:r>
          </w:p>
        </w:tc>
      </w:tr>
      <w:tr w14:paraId="4DC2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990" w:type="dxa"/>
            <w:gridSpan w:val="2"/>
            <w:noWrap w:val="0"/>
            <w:vAlign w:val="center"/>
          </w:tcPr>
          <w:p w14:paraId="1433BBEC">
            <w:pPr>
              <w:spacing w:line="340" w:lineRule="exact"/>
              <w:jc w:val="center"/>
              <w:rPr>
                <w:rFonts w:hint="eastAsia" w:ascii="宋体" w:hAnsi="宋体"/>
              </w:rPr>
            </w:pPr>
            <w:r>
              <w:rPr>
                <w:rFonts w:hint="eastAsia" w:ascii="宋体" w:hAnsi="宋体"/>
              </w:rPr>
              <w:t>合计</w:t>
            </w:r>
          </w:p>
        </w:tc>
        <w:tc>
          <w:tcPr>
            <w:tcW w:w="1365" w:type="dxa"/>
            <w:noWrap w:val="0"/>
            <w:vAlign w:val="center"/>
          </w:tcPr>
          <w:p w14:paraId="73907741">
            <w:pPr>
              <w:spacing w:line="340" w:lineRule="exact"/>
              <w:jc w:val="center"/>
              <w:rPr>
                <w:rFonts w:hint="eastAsia" w:ascii="宋体" w:hAnsi="宋体"/>
              </w:rPr>
            </w:pPr>
            <w:r>
              <w:rPr>
                <w:rFonts w:ascii="宋体" w:hAnsi="宋体"/>
              </w:rPr>
              <w:t>48</w:t>
            </w:r>
          </w:p>
        </w:tc>
        <w:tc>
          <w:tcPr>
            <w:tcW w:w="1365" w:type="dxa"/>
            <w:noWrap w:val="0"/>
            <w:vAlign w:val="center"/>
          </w:tcPr>
          <w:p w14:paraId="626826F8">
            <w:pPr>
              <w:spacing w:line="340" w:lineRule="exact"/>
              <w:jc w:val="center"/>
              <w:rPr>
                <w:rFonts w:hint="eastAsia" w:ascii="宋体" w:hAnsi="宋体"/>
              </w:rPr>
            </w:pPr>
          </w:p>
        </w:tc>
        <w:tc>
          <w:tcPr>
            <w:tcW w:w="945" w:type="dxa"/>
            <w:noWrap w:val="0"/>
            <w:vAlign w:val="center"/>
          </w:tcPr>
          <w:p w14:paraId="14F5D3CD">
            <w:pPr>
              <w:spacing w:line="340" w:lineRule="exact"/>
              <w:jc w:val="center"/>
              <w:rPr>
                <w:rFonts w:hint="eastAsia" w:ascii="宋体" w:hAnsi="宋体"/>
              </w:rPr>
            </w:pPr>
          </w:p>
        </w:tc>
        <w:tc>
          <w:tcPr>
            <w:tcW w:w="644" w:type="dxa"/>
            <w:noWrap w:val="0"/>
            <w:vAlign w:val="center"/>
          </w:tcPr>
          <w:p w14:paraId="6CED8103">
            <w:pPr>
              <w:spacing w:line="340" w:lineRule="exact"/>
              <w:jc w:val="center"/>
              <w:rPr>
                <w:rFonts w:hint="eastAsia" w:ascii="宋体" w:hAnsi="宋体"/>
              </w:rPr>
            </w:pPr>
            <w:r>
              <w:rPr>
                <w:rFonts w:ascii="宋体" w:hAnsi="宋体"/>
              </w:rPr>
              <w:t>48</w:t>
            </w:r>
          </w:p>
        </w:tc>
      </w:tr>
    </w:tbl>
    <w:p w14:paraId="3C0FACD2">
      <w:pPr>
        <w:spacing w:line="500" w:lineRule="exact"/>
        <w:ind w:firstLine="420"/>
        <w:rPr>
          <w:rFonts w:hint="eastAsia" w:ascii="宋体" w:hAnsi="宋体"/>
          <w:b/>
          <w:color w:val="000000"/>
          <w:sz w:val="24"/>
        </w:rPr>
      </w:pPr>
      <w:r>
        <w:rPr>
          <w:rFonts w:hint="eastAsia" w:ascii="宋体" w:hAnsi="宋体"/>
          <w:b/>
          <w:szCs w:val="21"/>
        </w:rPr>
        <w:t>五、课程思政案例</w:t>
      </w:r>
    </w:p>
    <w:tbl>
      <w:tblPr>
        <w:tblStyle w:val="7"/>
        <w:tblW w:w="822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1028"/>
        <w:gridCol w:w="1098"/>
        <w:gridCol w:w="1418"/>
        <w:gridCol w:w="4111"/>
      </w:tblGrid>
      <w:tr w14:paraId="685E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67" w:type="dxa"/>
            <w:noWrap w:val="0"/>
            <w:vAlign w:val="center"/>
          </w:tcPr>
          <w:p w14:paraId="31118E6F">
            <w:pPr>
              <w:jc w:val="center"/>
              <w:rPr>
                <w:rFonts w:ascii="宋体" w:hAnsi="宋体"/>
                <w:bCs/>
                <w:color w:val="000000"/>
              </w:rPr>
            </w:pPr>
            <w:r>
              <w:rPr>
                <w:rFonts w:hint="eastAsia" w:ascii="宋体" w:hAnsi="宋体"/>
                <w:bCs/>
                <w:color w:val="000000"/>
              </w:rPr>
              <w:t>序号</w:t>
            </w:r>
          </w:p>
        </w:tc>
        <w:tc>
          <w:tcPr>
            <w:tcW w:w="1028" w:type="dxa"/>
            <w:noWrap w:val="0"/>
            <w:vAlign w:val="center"/>
          </w:tcPr>
          <w:p w14:paraId="2C9B15C4">
            <w:pPr>
              <w:jc w:val="center"/>
              <w:rPr>
                <w:rFonts w:ascii="宋体" w:hAnsi="宋体"/>
                <w:bCs/>
                <w:color w:val="000000"/>
              </w:rPr>
            </w:pPr>
            <w:r>
              <w:rPr>
                <w:rFonts w:hint="eastAsia" w:ascii="宋体" w:hAnsi="宋体"/>
                <w:bCs/>
                <w:color w:val="000000"/>
              </w:rPr>
              <w:t>案例名称</w:t>
            </w:r>
          </w:p>
        </w:tc>
        <w:tc>
          <w:tcPr>
            <w:tcW w:w="1098" w:type="dxa"/>
            <w:noWrap w:val="0"/>
            <w:vAlign w:val="center"/>
          </w:tcPr>
          <w:p w14:paraId="3D973566">
            <w:pPr>
              <w:jc w:val="center"/>
              <w:rPr>
                <w:rFonts w:ascii="宋体" w:hAnsi="宋体"/>
                <w:bCs/>
                <w:color w:val="000000"/>
              </w:rPr>
            </w:pPr>
            <w:r>
              <w:rPr>
                <w:rFonts w:hint="eastAsia" w:ascii="宋体" w:hAnsi="宋体"/>
                <w:bCs/>
                <w:color w:val="000000"/>
              </w:rPr>
              <w:t>所属章节/实验实践项目</w:t>
            </w:r>
          </w:p>
        </w:tc>
        <w:tc>
          <w:tcPr>
            <w:tcW w:w="1418" w:type="dxa"/>
            <w:noWrap w:val="0"/>
            <w:vAlign w:val="center"/>
          </w:tcPr>
          <w:p w14:paraId="402356BA">
            <w:pPr>
              <w:jc w:val="center"/>
              <w:rPr>
                <w:rFonts w:ascii="宋体" w:hAnsi="宋体"/>
                <w:bCs/>
                <w:color w:val="000000"/>
              </w:rPr>
            </w:pPr>
            <w:r>
              <w:rPr>
                <w:rFonts w:hint="eastAsia" w:ascii="宋体" w:hAnsi="宋体"/>
                <w:bCs/>
                <w:color w:val="000000"/>
              </w:rPr>
              <w:t>案例教学目标</w:t>
            </w:r>
          </w:p>
        </w:tc>
        <w:tc>
          <w:tcPr>
            <w:tcW w:w="4111" w:type="dxa"/>
            <w:noWrap w:val="0"/>
            <w:vAlign w:val="center"/>
          </w:tcPr>
          <w:p w14:paraId="3682015B">
            <w:pPr>
              <w:jc w:val="center"/>
              <w:rPr>
                <w:rFonts w:ascii="宋体" w:hAnsi="宋体"/>
                <w:bCs/>
                <w:color w:val="000000"/>
              </w:rPr>
            </w:pPr>
            <w:r>
              <w:rPr>
                <w:rFonts w:hint="eastAsia" w:ascii="宋体" w:hAnsi="宋体"/>
                <w:bCs/>
                <w:color w:val="000000"/>
              </w:rPr>
              <w:t>案例教学内容</w:t>
            </w:r>
          </w:p>
        </w:tc>
      </w:tr>
      <w:tr w14:paraId="2550D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5" w:hRule="atLeast"/>
        </w:trPr>
        <w:tc>
          <w:tcPr>
            <w:tcW w:w="567" w:type="dxa"/>
            <w:noWrap w:val="0"/>
            <w:vAlign w:val="center"/>
          </w:tcPr>
          <w:p w14:paraId="31311E91">
            <w:pPr>
              <w:jc w:val="center"/>
              <w:rPr>
                <w:color w:val="000000"/>
              </w:rPr>
            </w:pPr>
            <w:r>
              <w:rPr>
                <w:rFonts w:hint="eastAsia"/>
                <w:color w:val="000000"/>
              </w:rPr>
              <w:t>1</w:t>
            </w:r>
          </w:p>
        </w:tc>
        <w:tc>
          <w:tcPr>
            <w:tcW w:w="1028" w:type="dxa"/>
            <w:noWrap w:val="0"/>
            <w:vAlign w:val="center"/>
          </w:tcPr>
          <w:p w14:paraId="1B9F2CCD">
            <w:pPr>
              <w:jc w:val="center"/>
              <w:rPr>
                <w:color w:val="000000"/>
              </w:rPr>
            </w:pPr>
            <w:r>
              <w:rPr>
                <w:rFonts w:hint="eastAsia"/>
              </w:rPr>
              <w:t>集合的基本概念、关系的运算、关系的性质</w:t>
            </w:r>
          </w:p>
        </w:tc>
        <w:tc>
          <w:tcPr>
            <w:tcW w:w="1098" w:type="dxa"/>
            <w:noWrap w:val="0"/>
            <w:vAlign w:val="center"/>
          </w:tcPr>
          <w:p w14:paraId="1CC46965">
            <w:pPr>
              <w:jc w:val="center"/>
              <w:rPr>
                <w:rFonts w:hint="eastAsia"/>
                <w:color w:val="000000"/>
              </w:rPr>
            </w:pPr>
            <w:r>
              <w:rPr>
                <w:rFonts w:hint="eastAsia"/>
                <w:color w:val="000000"/>
              </w:rPr>
              <w:t>第一章第一、二节</w:t>
            </w:r>
          </w:p>
        </w:tc>
        <w:tc>
          <w:tcPr>
            <w:tcW w:w="1418" w:type="dxa"/>
            <w:noWrap w:val="0"/>
            <w:vAlign w:val="center"/>
          </w:tcPr>
          <w:p w14:paraId="2B870D60">
            <w:pPr>
              <w:jc w:val="center"/>
              <w:rPr>
                <w:rFonts w:hint="eastAsia"/>
                <w:color w:val="000000"/>
              </w:rPr>
            </w:pPr>
            <w:r>
              <w:rPr>
                <w:rFonts w:hint="eastAsia"/>
                <w:color w:val="000000"/>
              </w:rPr>
              <w:t>培养学生理论联系实际，脚踏实地的工作作风</w:t>
            </w:r>
          </w:p>
        </w:tc>
        <w:tc>
          <w:tcPr>
            <w:tcW w:w="4111" w:type="dxa"/>
            <w:noWrap w:val="0"/>
            <w:vAlign w:val="center"/>
          </w:tcPr>
          <w:p w14:paraId="159D626B">
            <w:pPr>
              <w:jc w:val="left"/>
              <w:rPr>
                <w:color w:val="000000"/>
              </w:rPr>
            </w:pPr>
            <w:r>
              <w:rPr>
                <w:rFonts w:hint="eastAsia"/>
              </w:rPr>
              <w:t>以康托尔，罗素等人的真实经历，来说明科学技术的发展是曲折的，真理的证明不是一帆风顺的，</w:t>
            </w:r>
            <w:r>
              <w:t>透过知识技能本身挖掘其蕴含的思维方式、问题解决方法、价值观和文化内涵</w:t>
            </w:r>
            <w:r>
              <w:rPr>
                <w:rFonts w:hint="eastAsia"/>
              </w:rPr>
              <w:t>；</w:t>
            </w:r>
            <w:r>
              <w:t>引导学生辨析真、善、美，增强责任感、使命感，培育大国工匠精神和创新实践精神，实现促进学生身心和人格健康发展，价值理想信念的形成</w:t>
            </w:r>
            <w:r>
              <w:rPr>
                <w:rFonts w:hint="eastAsia"/>
              </w:rPr>
              <w:t>。</w:t>
            </w:r>
          </w:p>
        </w:tc>
      </w:tr>
      <w:tr w14:paraId="033F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5" w:hRule="atLeast"/>
        </w:trPr>
        <w:tc>
          <w:tcPr>
            <w:tcW w:w="567" w:type="dxa"/>
            <w:noWrap w:val="0"/>
            <w:vAlign w:val="center"/>
          </w:tcPr>
          <w:p w14:paraId="1FEDF0DC">
            <w:pPr>
              <w:jc w:val="center"/>
              <w:rPr>
                <w:color w:val="000000"/>
              </w:rPr>
            </w:pPr>
            <w:r>
              <w:rPr>
                <w:rFonts w:hint="eastAsia"/>
                <w:color w:val="000000"/>
              </w:rPr>
              <w:t>2</w:t>
            </w:r>
          </w:p>
        </w:tc>
        <w:tc>
          <w:tcPr>
            <w:tcW w:w="1028" w:type="dxa"/>
            <w:noWrap w:val="0"/>
            <w:vAlign w:val="center"/>
          </w:tcPr>
          <w:p w14:paraId="73304D67">
            <w:pPr>
              <w:jc w:val="center"/>
              <w:rPr>
                <w:color w:val="000000"/>
              </w:rPr>
            </w:pPr>
            <w:r>
              <w:rPr>
                <w:rFonts w:hint="eastAsia"/>
              </w:rPr>
              <w:t>等价关系</w:t>
            </w:r>
          </w:p>
        </w:tc>
        <w:tc>
          <w:tcPr>
            <w:tcW w:w="1098" w:type="dxa"/>
            <w:noWrap w:val="0"/>
            <w:vAlign w:val="center"/>
          </w:tcPr>
          <w:p w14:paraId="0A1CFF65">
            <w:pPr>
              <w:jc w:val="center"/>
              <w:rPr>
                <w:rFonts w:hint="eastAsia"/>
                <w:color w:val="000000"/>
              </w:rPr>
            </w:pPr>
            <w:r>
              <w:rPr>
                <w:rFonts w:hint="eastAsia"/>
                <w:color w:val="000000"/>
              </w:rPr>
              <w:t>第一章第三节</w:t>
            </w:r>
          </w:p>
        </w:tc>
        <w:tc>
          <w:tcPr>
            <w:tcW w:w="1418" w:type="dxa"/>
            <w:noWrap w:val="0"/>
            <w:vAlign w:val="center"/>
          </w:tcPr>
          <w:p w14:paraId="5F58BC10">
            <w:pPr>
              <w:jc w:val="center"/>
              <w:rPr>
                <w:rFonts w:hint="eastAsia"/>
                <w:color w:val="000000"/>
              </w:rPr>
            </w:pPr>
            <w:r>
              <w:rPr>
                <w:rFonts w:hint="eastAsia"/>
                <w:color w:val="000000"/>
              </w:rPr>
              <w:t>培养学生建立个人与团队的协调关系，发挥各自作用</w:t>
            </w:r>
          </w:p>
        </w:tc>
        <w:tc>
          <w:tcPr>
            <w:tcW w:w="4111" w:type="dxa"/>
            <w:noWrap w:val="0"/>
            <w:vAlign w:val="center"/>
          </w:tcPr>
          <w:p w14:paraId="4160217F">
            <w:pPr>
              <w:widowControl/>
              <w:spacing w:line="340" w:lineRule="exact"/>
              <w:jc w:val="left"/>
              <w:rPr>
                <w:rFonts w:hint="eastAsia"/>
                <w:color w:val="000000"/>
              </w:rPr>
            </w:pPr>
            <w:r>
              <w:rPr>
                <w:rFonts w:hint="eastAsia"/>
              </w:rPr>
              <w:t>讲授等价关系时，举例学生的同寝室关系是一种等价关系，满足自反性（自己跟自己满足同寝室关系）、对称关系（你和我是同寝室关系，我和你也是同寝室关系）、传递性（你和我是同寝室关系，他和我是同寝室关系，那你和他也是同寝室关系），所以同情是关系是等价关系。因此，按照学生们是否是同寝室关系可以对学生进行分类，通过上述实例引入同寝室是大学四年最值得珍惜的关系，能住在一起生活四年是缘分，要和睦相处，把舍友看作自己的亲人，</w:t>
            </w:r>
            <w:r>
              <w:rPr>
                <w:rFonts w:hint="eastAsia"/>
                <w:color w:val="000000"/>
              </w:rPr>
              <w:t>当我们习惯不同，作息不同时要相互包容，相互体谅，多为舍友着想，共同建造一个有爱的寝室，使舍友之情成为大学时代最美好的回忆。</w:t>
            </w:r>
          </w:p>
        </w:tc>
      </w:tr>
      <w:tr w14:paraId="3233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55" w:hRule="atLeast"/>
        </w:trPr>
        <w:tc>
          <w:tcPr>
            <w:tcW w:w="567" w:type="dxa"/>
            <w:noWrap w:val="0"/>
            <w:vAlign w:val="center"/>
          </w:tcPr>
          <w:p w14:paraId="2F66C627">
            <w:pPr>
              <w:jc w:val="center"/>
              <w:rPr>
                <w:color w:val="000000"/>
              </w:rPr>
            </w:pPr>
            <w:r>
              <w:rPr>
                <w:rFonts w:hint="eastAsia"/>
                <w:color w:val="000000"/>
              </w:rPr>
              <w:t>3</w:t>
            </w:r>
          </w:p>
        </w:tc>
        <w:tc>
          <w:tcPr>
            <w:tcW w:w="1028" w:type="dxa"/>
            <w:noWrap w:val="0"/>
            <w:vAlign w:val="center"/>
          </w:tcPr>
          <w:p w14:paraId="03F794E2">
            <w:pPr>
              <w:jc w:val="center"/>
              <w:rPr>
                <w:rFonts w:hint="eastAsia"/>
                <w:color w:val="000000"/>
              </w:rPr>
            </w:pPr>
            <w:r>
              <w:rPr>
                <w:rFonts w:hint="eastAsia"/>
                <w:color w:val="000000"/>
              </w:rPr>
              <w:t>古典数理逻辑-命题逻辑</w:t>
            </w:r>
          </w:p>
        </w:tc>
        <w:tc>
          <w:tcPr>
            <w:tcW w:w="1098" w:type="dxa"/>
            <w:noWrap w:val="0"/>
            <w:vAlign w:val="center"/>
          </w:tcPr>
          <w:p w14:paraId="153EA0FE">
            <w:pPr>
              <w:jc w:val="center"/>
              <w:rPr>
                <w:rFonts w:hint="eastAsia"/>
                <w:color w:val="000000"/>
              </w:rPr>
            </w:pPr>
            <w:r>
              <w:rPr>
                <w:rFonts w:hint="eastAsia"/>
                <w:color w:val="000000"/>
              </w:rPr>
              <w:t>第二章第一、二节</w:t>
            </w:r>
          </w:p>
        </w:tc>
        <w:tc>
          <w:tcPr>
            <w:tcW w:w="1418" w:type="dxa"/>
            <w:noWrap w:val="0"/>
            <w:vAlign w:val="center"/>
          </w:tcPr>
          <w:p w14:paraId="7EA711A8">
            <w:pPr>
              <w:jc w:val="center"/>
              <w:rPr>
                <w:rFonts w:hint="eastAsia"/>
                <w:color w:val="000000"/>
              </w:rPr>
            </w:pPr>
            <w:r>
              <w:rPr>
                <w:rFonts w:hint="eastAsia"/>
                <w:color w:val="000000"/>
              </w:rPr>
              <w:t>培养学生爱国情怀和增强民族自信心</w:t>
            </w:r>
          </w:p>
        </w:tc>
        <w:tc>
          <w:tcPr>
            <w:tcW w:w="4111" w:type="dxa"/>
            <w:noWrap w:val="0"/>
            <w:vAlign w:val="center"/>
          </w:tcPr>
          <w:p w14:paraId="144F7ADF">
            <w:pPr>
              <w:widowControl/>
              <w:spacing w:line="340" w:lineRule="exact"/>
              <w:ind w:firstLine="417" w:firstLineChars="199"/>
              <w:jc w:val="left"/>
              <w:rPr>
                <w:color w:val="000000"/>
              </w:rPr>
            </w:pPr>
            <w:r>
              <w:rPr>
                <w:rFonts w:hint="eastAsia"/>
              </w:rPr>
              <w:t>讲授命题时，举例2019年10月1日上午10点，在天安门广场上举行庆祝中华人民共和国成立70周年的大阅兵。这是陈述句，并有确定唯一真假值，所以是命题。大阅兵是我国为了庆祝中华人民共和国生日而举行的形象和建设成果的集中展示，是向国家和人民的汇报，同时向世界展示我军威武之师，文明之师的形象，可以和学生一起探讨阅兵观后感，在讨论中增强民族自信心以及开展爱国主义教育。</w:t>
            </w:r>
          </w:p>
        </w:tc>
      </w:tr>
    </w:tbl>
    <w:p w14:paraId="3D440AB3">
      <w:pPr>
        <w:ind w:firstLine="422" w:firstLineChars="200"/>
        <w:rPr>
          <w:rFonts w:hint="eastAsia" w:ascii="宋体" w:hAnsi="宋体"/>
          <w:b/>
          <w:szCs w:val="21"/>
        </w:rPr>
      </w:pPr>
    </w:p>
    <w:p w14:paraId="349BEDF2">
      <w:pPr>
        <w:spacing w:line="500" w:lineRule="exact"/>
        <w:ind w:firstLine="422" w:firstLineChars="200"/>
        <w:rPr>
          <w:rFonts w:hint="eastAsia" w:ascii="宋体" w:hAnsi="宋体"/>
          <w:b/>
          <w:szCs w:val="21"/>
        </w:rPr>
      </w:pPr>
      <w:r>
        <w:rPr>
          <w:rFonts w:hint="eastAsia" w:ascii="宋体" w:hAnsi="宋体"/>
          <w:b/>
          <w:szCs w:val="21"/>
        </w:rPr>
        <w:t>六、</w:t>
      </w:r>
      <w:bookmarkStart w:id="1" w:name="_Hlk70894355"/>
      <w:r>
        <w:rPr>
          <w:rFonts w:hint="eastAsia" w:ascii="宋体" w:hAnsi="宋体"/>
          <w:b/>
          <w:color w:val="000000"/>
          <w:sz w:val="24"/>
        </w:rPr>
        <w:t>课程考核与成绩评定方式</w:t>
      </w:r>
      <w:bookmarkEnd w:id="1"/>
    </w:p>
    <w:tbl>
      <w:tblPr>
        <w:tblStyle w:val="7"/>
        <w:tblW w:w="85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3"/>
        <w:gridCol w:w="1213"/>
        <w:gridCol w:w="1213"/>
        <w:gridCol w:w="2650"/>
        <w:gridCol w:w="2213"/>
      </w:tblGrid>
      <w:tr w14:paraId="2C71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13" w:type="dxa"/>
            <w:noWrap w:val="0"/>
            <w:vAlign w:val="top"/>
          </w:tcPr>
          <w:p w14:paraId="302557FD">
            <w:pPr>
              <w:spacing w:line="340" w:lineRule="exact"/>
              <w:rPr>
                <w:rFonts w:ascii="宋体" w:hAnsi="宋体"/>
              </w:rPr>
            </w:pPr>
            <w:r>
              <w:rPr>
                <w:rFonts w:hint="eastAsia" w:ascii="宋体" w:hAnsi="宋体"/>
              </w:rPr>
              <w:t>课程目标</w:t>
            </w:r>
          </w:p>
        </w:tc>
        <w:tc>
          <w:tcPr>
            <w:tcW w:w="1213" w:type="dxa"/>
            <w:noWrap w:val="0"/>
            <w:vAlign w:val="top"/>
          </w:tcPr>
          <w:p w14:paraId="1A3ECD9E">
            <w:pPr>
              <w:spacing w:line="340" w:lineRule="exact"/>
              <w:rPr>
                <w:rFonts w:ascii="宋体" w:hAnsi="宋体"/>
              </w:rPr>
            </w:pPr>
            <w:r>
              <w:rPr>
                <w:rFonts w:hint="eastAsia" w:ascii="宋体" w:hAnsi="宋体"/>
              </w:rPr>
              <w:t>毕业要求</w:t>
            </w:r>
          </w:p>
        </w:tc>
        <w:tc>
          <w:tcPr>
            <w:tcW w:w="1213" w:type="dxa"/>
            <w:noWrap w:val="0"/>
            <w:vAlign w:val="top"/>
          </w:tcPr>
          <w:p w14:paraId="6188398A">
            <w:pPr>
              <w:spacing w:line="340" w:lineRule="exact"/>
              <w:rPr>
                <w:rFonts w:ascii="宋体" w:hAnsi="宋体"/>
              </w:rPr>
            </w:pPr>
            <w:r>
              <w:rPr>
                <w:rFonts w:hint="eastAsia" w:ascii="宋体" w:hAnsi="宋体"/>
              </w:rPr>
              <w:t>考核方式</w:t>
            </w:r>
          </w:p>
        </w:tc>
        <w:tc>
          <w:tcPr>
            <w:tcW w:w="2650" w:type="dxa"/>
            <w:noWrap w:val="0"/>
            <w:vAlign w:val="top"/>
          </w:tcPr>
          <w:p w14:paraId="2458BF54">
            <w:pPr>
              <w:spacing w:line="340" w:lineRule="exact"/>
              <w:rPr>
                <w:rFonts w:ascii="宋体" w:hAnsi="宋体"/>
              </w:rPr>
            </w:pPr>
            <w:r>
              <w:rPr>
                <w:rFonts w:hint="eastAsia" w:ascii="宋体" w:hAnsi="宋体"/>
              </w:rPr>
              <w:t>考核细则</w:t>
            </w:r>
          </w:p>
        </w:tc>
        <w:tc>
          <w:tcPr>
            <w:tcW w:w="2213" w:type="dxa"/>
            <w:noWrap w:val="0"/>
            <w:vAlign w:val="top"/>
          </w:tcPr>
          <w:p w14:paraId="6A134D2A">
            <w:pPr>
              <w:spacing w:line="340" w:lineRule="exact"/>
              <w:rPr>
                <w:rFonts w:ascii="宋体" w:hAnsi="宋体"/>
              </w:rPr>
            </w:pPr>
            <w:r>
              <w:rPr>
                <w:rFonts w:hint="eastAsia" w:ascii="宋体" w:hAnsi="宋体"/>
              </w:rPr>
              <w:t>单项成绩占比</w:t>
            </w:r>
            <w:r>
              <w:t>(%)</w:t>
            </w:r>
          </w:p>
        </w:tc>
      </w:tr>
      <w:tr w14:paraId="61D1F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13" w:type="dxa"/>
            <w:noWrap w:val="0"/>
            <w:vAlign w:val="top"/>
          </w:tcPr>
          <w:p w14:paraId="48DD4499">
            <w:pPr>
              <w:spacing w:line="340" w:lineRule="exact"/>
              <w:rPr>
                <w:rFonts w:ascii="宋体" w:hAnsi="宋体"/>
                <w:bCs/>
                <w:color w:val="000000"/>
              </w:rPr>
            </w:pPr>
            <w:r>
              <w:rPr>
                <w:rFonts w:hint="eastAsia" w:ascii="宋体" w:hAnsi="宋体"/>
                <w:bCs/>
                <w:color w:val="000000"/>
              </w:rPr>
              <w:t>课程目标1</w:t>
            </w:r>
          </w:p>
        </w:tc>
        <w:tc>
          <w:tcPr>
            <w:tcW w:w="1213" w:type="dxa"/>
            <w:noWrap w:val="0"/>
            <w:vAlign w:val="top"/>
          </w:tcPr>
          <w:p w14:paraId="63447CA7">
            <w:pPr>
              <w:spacing w:line="340" w:lineRule="exact"/>
              <w:rPr>
                <w:rFonts w:ascii="宋体" w:hAnsi="宋体"/>
                <w:bCs/>
                <w:color w:val="000000"/>
              </w:rPr>
            </w:pPr>
            <w:r>
              <w:rPr>
                <w:rFonts w:hint="eastAsia" w:ascii="宋体" w:hAnsi="宋体"/>
                <w:bCs/>
                <w:color w:val="000000"/>
              </w:rPr>
              <w:t>指标点1.3</w:t>
            </w:r>
          </w:p>
        </w:tc>
        <w:tc>
          <w:tcPr>
            <w:tcW w:w="1213" w:type="dxa"/>
            <w:noWrap w:val="0"/>
            <w:vAlign w:val="top"/>
          </w:tcPr>
          <w:p w14:paraId="70F91DCA">
            <w:pPr>
              <w:spacing w:line="340" w:lineRule="exact"/>
              <w:rPr>
                <w:rFonts w:ascii="宋体" w:hAnsi="宋体"/>
                <w:bCs/>
                <w:color w:val="000000"/>
              </w:rPr>
            </w:pPr>
            <w:r>
              <w:rPr>
                <w:rFonts w:hint="eastAsia" w:ascii="宋体" w:hAnsi="宋体"/>
                <w:bCs/>
                <w:color w:val="000000"/>
              </w:rPr>
              <w:t>出勤、作业、期末考试</w:t>
            </w:r>
          </w:p>
        </w:tc>
        <w:tc>
          <w:tcPr>
            <w:tcW w:w="2650" w:type="dxa"/>
            <w:noWrap w:val="0"/>
            <w:vAlign w:val="top"/>
          </w:tcPr>
          <w:p w14:paraId="6E178142">
            <w:pPr>
              <w:spacing w:line="340" w:lineRule="exact"/>
              <w:rPr>
                <w:rFonts w:hint="eastAsia" w:ascii="宋体" w:hAnsi="宋体"/>
                <w:bCs/>
                <w:color w:val="000000"/>
              </w:rPr>
            </w:pPr>
            <w:r>
              <w:rPr>
                <w:rFonts w:hint="eastAsia" w:ascii="宋体" w:hAnsi="宋体"/>
                <w:bCs/>
                <w:color w:val="000000"/>
              </w:rPr>
              <w:t>考察学生对印刷材料基本性能及印刷适性中涉及的化学知识的掌握能力</w:t>
            </w:r>
          </w:p>
        </w:tc>
        <w:tc>
          <w:tcPr>
            <w:tcW w:w="2213" w:type="dxa"/>
            <w:noWrap w:val="0"/>
            <w:vAlign w:val="top"/>
          </w:tcPr>
          <w:p w14:paraId="301A0C18">
            <w:pPr>
              <w:spacing w:line="340" w:lineRule="exact"/>
              <w:rPr>
                <w:rFonts w:ascii="宋体" w:hAnsi="宋体"/>
                <w:bCs/>
                <w:color w:val="000000"/>
              </w:rPr>
            </w:pPr>
            <w:r>
              <w:rPr>
                <w:rFonts w:hint="eastAsia" w:ascii="宋体" w:hAnsi="宋体"/>
                <w:bCs/>
                <w:color w:val="000000"/>
              </w:rPr>
              <w:t>出勤</w:t>
            </w:r>
            <w:r>
              <w:rPr>
                <w:rFonts w:ascii="宋体" w:hAnsi="宋体"/>
                <w:bCs/>
                <w:color w:val="000000"/>
              </w:rPr>
              <w:t>10%</w:t>
            </w:r>
            <w:r>
              <w:rPr>
                <w:rFonts w:hint="eastAsia" w:ascii="宋体" w:hAnsi="宋体"/>
                <w:bCs/>
                <w:color w:val="000000"/>
              </w:rPr>
              <w:t>；作业</w:t>
            </w:r>
            <w:r>
              <w:rPr>
                <w:rFonts w:ascii="宋体" w:hAnsi="宋体"/>
                <w:bCs/>
                <w:color w:val="000000"/>
              </w:rPr>
              <w:t>30%</w:t>
            </w:r>
            <w:r>
              <w:rPr>
                <w:rFonts w:hint="eastAsia" w:ascii="宋体" w:hAnsi="宋体"/>
                <w:bCs/>
                <w:color w:val="000000"/>
              </w:rPr>
              <w:t>；期末考试</w:t>
            </w:r>
            <w:r>
              <w:rPr>
                <w:rFonts w:ascii="宋体" w:hAnsi="宋体"/>
                <w:bCs/>
                <w:color w:val="000000"/>
              </w:rPr>
              <w:t>60%</w:t>
            </w:r>
          </w:p>
        </w:tc>
      </w:tr>
      <w:tr w14:paraId="7FBE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13" w:type="dxa"/>
            <w:noWrap w:val="0"/>
            <w:vAlign w:val="top"/>
          </w:tcPr>
          <w:p w14:paraId="282EB7A6">
            <w:pPr>
              <w:spacing w:line="340" w:lineRule="exact"/>
              <w:rPr>
                <w:rFonts w:ascii="宋体" w:hAnsi="宋体"/>
                <w:bCs/>
                <w:color w:val="000000"/>
              </w:rPr>
            </w:pPr>
            <w:r>
              <w:rPr>
                <w:rFonts w:hint="eastAsia" w:ascii="宋体" w:hAnsi="宋体"/>
                <w:bCs/>
                <w:color w:val="000000"/>
              </w:rPr>
              <w:t>课程目标2</w:t>
            </w:r>
          </w:p>
        </w:tc>
        <w:tc>
          <w:tcPr>
            <w:tcW w:w="1213" w:type="dxa"/>
            <w:noWrap w:val="0"/>
            <w:vAlign w:val="top"/>
          </w:tcPr>
          <w:p w14:paraId="6017EB79">
            <w:pPr>
              <w:spacing w:line="340" w:lineRule="exact"/>
              <w:rPr>
                <w:rFonts w:ascii="宋体" w:hAnsi="宋体"/>
                <w:bCs/>
                <w:color w:val="000000"/>
              </w:rPr>
            </w:pPr>
            <w:r>
              <w:rPr>
                <w:rFonts w:hint="eastAsia" w:ascii="宋体" w:hAnsi="宋体"/>
                <w:bCs/>
                <w:color w:val="000000"/>
              </w:rPr>
              <w:t>指标点2.3</w:t>
            </w:r>
          </w:p>
        </w:tc>
        <w:tc>
          <w:tcPr>
            <w:tcW w:w="1213" w:type="dxa"/>
            <w:noWrap w:val="0"/>
            <w:vAlign w:val="top"/>
          </w:tcPr>
          <w:p w14:paraId="7DCF5E00">
            <w:pPr>
              <w:spacing w:line="340" w:lineRule="exact"/>
              <w:rPr>
                <w:rFonts w:ascii="宋体" w:hAnsi="宋体"/>
                <w:bCs/>
                <w:color w:val="000000"/>
              </w:rPr>
            </w:pPr>
            <w:r>
              <w:rPr>
                <w:rFonts w:hint="eastAsia" w:ascii="宋体" w:hAnsi="宋体"/>
                <w:bCs/>
                <w:color w:val="000000"/>
              </w:rPr>
              <w:t>出勤、作业、期末考试</w:t>
            </w:r>
          </w:p>
        </w:tc>
        <w:tc>
          <w:tcPr>
            <w:tcW w:w="2650" w:type="dxa"/>
            <w:noWrap w:val="0"/>
            <w:vAlign w:val="top"/>
          </w:tcPr>
          <w:p w14:paraId="20B27F5C">
            <w:pPr>
              <w:spacing w:line="340" w:lineRule="exact"/>
              <w:rPr>
                <w:rFonts w:ascii="宋体" w:hAnsi="宋体"/>
                <w:bCs/>
                <w:color w:val="000000"/>
              </w:rPr>
            </w:pPr>
            <w:r>
              <w:rPr>
                <w:rFonts w:hint="eastAsia" w:ascii="宋体" w:hAnsi="宋体"/>
                <w:bCs/>
                <w:color w:val="000000"/>
              </w:rPr>
              <w:t>全面考察学生应用数理知识及工程知识的原理，表达、分析与解决印刷材料(特别是纸张、油墨)应用过程中所涉的复杂工程问题的能力</w:t>
            </w:r>
          </w:p>
        </w:tc>
        <w:tc>
          <w:tcPr>
            <w:tcW w:w="2213" w:type="dxa"/>
            <w:noWrap w:val="0"/>
            <w:vAlign w:val="top"/>
          </w:tcPr>
          <w:p w14:paraId="43FC221A">
            <w:pPr>
              <w:spacing w:line="340" w:lineRule="exact"/>
              <w:rPr>
                <w:rFonts w:ascii="宋体" w:hAnsi="宋体"/>
                <w:bCs/>
                <w:color w:val="000000"/>
              </w:rPr>
            </w:pPr>
            <w:r>
              <w:rPr>
                <w:rFonts w:hint="eastAsia" w:ascii="宋体" w:hAnsi="宋体"/>
                <w:bCs/>
                <w:color w:val="000000"/>
              </w:rPr>
              <w:t>出勤</w:t>
            </w:r>
            <w:r>
              <w:rPr>
                <w:rFonts w:ascii="宋体" w:hAnsi="宋体"/>
                <w:bCs/>
                <w:color w:val="000000"/>
              </w:rPr>
              <w:t>10%</w:t>
            </w:r>
            <w:r>
              <w:rPr>
                <w:rFonts w:hint="eastAsia" w:ascii="宋体" w:hAnsi="宋体"/>
                <w:bCs/>
                <w:color w:val="000000"/>
              </w:rPr>
              <w:t>；作业</w:t>
            </w:r>
            <w:r>
              <w:rPr>
                <w:rFonts w:ascii="宋体" w:hAnsi="宋体"/>
                <w:bCs/>
                <w:color w:val="000000"/>
              </w:rPr>
              <w:t>30%</w:t>
            </w:r>
            <w:r>
              <w:rPr>
                <w:rFonts w:hint="eastAsia" w:ascii="宋体" w:hAnsi="宋体"/>
                <w:bCs/>
                <w:color w:val="000000"/>
              </w:rPr>
              <w:t>；期末考试</w:t>
            </w:r>
            <w:r>
              <w:rPr>
                <w:rFonts w:ascii="宋体" w:hAnsi="宋体"/>
                <w:bCs/>
                <w:color w:val="000000"/>
              </w:rPr>
              <w:t>60%</w:t>
            </w:r>
          </w:p>
        </w:tc>
      </w:tr>
      <w:tr w14:paraId="60D1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13" w:type="dxa"/>
            <w:noWrap w:val="0"/>
            <w:vAlign w:val="top"/>
          </w:tcPr>
          <w:p w14:paraId="19AE2686">
            <w:pPr>
              <w:spacing w:line="340" w:lineRule="exact"/>
              <w:rPr>
                <w:rFonts w:hint="eastAsia" w:ascii="宋体" w:hAnsi="宋体"/>
                <w:bCs/>
                <w:color w:val="000000"/>
              </w:rPr>
            </w:pPr>
            <w:r>
              <w:rPr>
                <w:rFonts w:hint="eastAsia" w:ascii="宋体" w:hAnsi="宋体"/>
                <w:bCs/>
                <w:color w:val="000000"/>
              </w:rPr>
              <w:t>课程目标3</w:t>
            </w:r>
          </w:p>
        </w:tc>
        <w:tc>
          <w:tcPr>
            <w:tcW w:w="1213" w:type="dxa"/>
            <w:noWrap w:val="0"/>
            <w:vAlign w:val="top"/>
          </w:tcPr>
          <w:p w14:paraId="6FE25964">
            <w:pPr>
              <w:spacing w:line="340" w:lineRule="exact"/>
              <w:rPr>
                <w:rFonts w:hint="eastAsia" w:ascii="宋体" w:hAnsi="宋体"/>
                <w:bCs/>
                <w:color w:val="000000"/>
              </w:rPr>
            </w:pPr>
            <w:r>
              <w:rPr>
                <w:rFonts w:hint="eastAsia" w:ascii="宋体" w:hAnsi="宋体"/>
                <w:bCs/>
                <w:color w:val="000000"/>
              </w:rPr>
              <w:t>指标点4.1</w:t>
            </w:r>
          </w:p>
        </w:tc>
        <w:tc>
          <w:tcPr>
            <w:tcW w:w="1213" w:type="dxa"/>
            <w:noWrap w:val="0"/>
            <w:vAlign w:val="top"/>
          </w:tcPr>
          <w:p w14:paraId="1BB1C0C6">
            <w:pPr>
              <w:spacing w:line="340" w:lineRule="exact"/>
              <w:rPr>
                <w:rFonts w:ascii="宋体" w:hAnsi="宋体"/>
                <w:bCs/>
                <w:color w:val="000000"/>
              </w:rPr>
            </w:pPr>
            <w:r>
              <w:rPr>
                <w:rFonts w:hint="eastAsia" w:ascii="宋体" w:hAnsi="宋体"/>
                <w:bCs/>
                <w:color w:val="000000"/>
              </w:rPr>
              <w:t>出勤、作业、期末考试</w:t>
            </w:r>
          </w:p>
        </w:tc>
        <w:tc>
          <w:tcPr>
            <w:tcW w:w="2650" w:type="dxa"/>
            <w:noWrap w:val="0"/>
            <w:vAlign w:val="top"/>
          </w:tcPr>
          <w:p w14:paraId="6F1AC2F3">
            <w:pPr>
              <w:spacing w:line="340" w:lineRule="exact"/>
              <w:rPr>
                <w:rFonts w:hint="eastAsia" w:ascii="宋体" w:hAnsi="宋体"/>
                <w:bCs/>
                <w:color w:val="000000"/>
              </w:rPr>
            </w:pPr>
            <w:r>
              <w:rPr>
                <w:rFonts w:hint="eastAsia" w:ascii="宋体" w:hAnsi="宋体"/>
                <w:bCs/>
                <w:color w:val="000000"/>
              </w:rPr>
              <w:t>考察学生对实验数据的合理采集、结果分析与应用评价的能力</w:t>
            </w:r>
          </w:p>
        </w:tc>
        <w:tc>
          <w:tcPr>
            <w:tcW w:w="2213" w:type="dxa"/>
            <w:noWrap w:val="0"/>
            <w:vAlign w:val="top"/>
          </w:tcPr>
          <w:p w14:paraId="54917B0F">
            <w:pPr>
              <w:spacing w:line="340" w:lineRule="exact"/>
              <w:rPr>
                <w:rFonts w:hint="eastAsia" w:ascii="宋体" w:hAnsi="宋体"/>
                <w:bCs/>
                <w:color w:val="000000"/>
              </w:rPr>
            </w:pPr>
            <w:r>
              <w:rPr>
                <w:rFonts w:hint="eastAsia" w:ascii="宋体" w:hAnsi="宋体"/>
                <w:bCs/>
                <w:color w:val="000000"/>
              </w:rPr>
              <w:t>出勤</w:t>
            </w:r>
            <w:r>
              <w:rPr>
                <w:rFonts w:ascii="宋体" w:hAnsi="宋体"/>
                <w:bCs/>
                <w:color w:val="000000"/>
              </w:rPr>
              <w:t>10%</w:t>
            </w:r>
            <w:r>
              <w:rPr>
                <w:rFonts w:hint="eastAsia" w:ascii="宋体" w:hAnsi="宋体"/>
                <w:bCs/>
                <w:color w:val="000000"/>
              </w:rPr>
              <w:t>；作业</w:t>
            </w:r>
            <w:r>
              <w:rPr>
                <w:rFonts w:ascii="宋体" w:hAnsi="宋体"/>
                <w:bCs/>
                <w:color w:val="000000"/>
              </w:rPr>
              <w:t>30%</w:t>
            </w:r>
            <w:r>
              <w:rPr>
                <w:rFonts w:hint="eastAsia" w:ascii="宋体" w:hAnsi="宋体"/>
                <w:bCs/>
                <w:color w:val="000000"/>
              </w:rPr>
              <w:t>；期末考试</w:t>
            </w:r>
            <w:r>
              <w:rPr>
                <w:rFonts w:ascii="宋体" w:hAnsi="宋体"/>
                <w:bCs/>
                <w:color w:val="000000"/>
              </w:rPr>
              <w:t>60%</w:t>
            </w:r>
          </w:p>
        </w:tc>
      </w:tr>
    </w:tbl>
    <w:p w14:paraId="51DC376C">
      <w:pPr>
        <w:spacing w:line="240" w:lineRule="exact"/>
        <w:ind w:firstLine="420" w:firstLineChars="200"/>
        <w:rPr>
          <w:rFonts w:hint="eastAsia" w:ascii="宋体" w:hAnsi="宋体"/>
        </w:rPr>
      </w:pPr>
    </w:p>
    <w:p w14:paraId="330087B4">
      <w:pPr>
        <w:spacing w:line="500" w:lineRule="exact"/>
        <w:ind w:firstLine="422" w:firstLineChars="200"/>
        <w:rPr>
          <w:rFonts w:hint="eastAsia" w:ascii="宋体" w:hAnsi="宋体"/>
          <w:b/>
          <w:szCs w:val="21"/>
        </w:rPr>
      </w:pPr>
      <w:r>
        <w:rPr>
          <w:rFonts w:hint="eastAsia" w:ascii="宋体" w:hAnsi="宋体"/>
          <w:b/>
          <w:szCs w:val="21"/>
        </w:rPr>
        <w:t>七、教材及主要参考书</w:t>
      </w:r>
    </w:p>
    <w:p w14:paraId="04369901">
      <w:pPr>
        <w:spacing w:line="340" w:lineRule="exact"/>
        <w:ind w:firstLine="420" w:firstLineChars="200"/>
        <w:rPr>
          <w:rFonts w:hint="eastAsia" w:ascii="宋体" w:hAnsi="宋体"/>
          <w:color w:val="000000"/>
        </w:rPr>
      </w:pPr>
      <w:r>
        <w:rPr>
          <w:rFonts w:hint="eastAsia" w:ascii="宋体" w:hAnsi="宋体"/>
          <w:color w:val="000000"/>
        </w:rPr>
        <w:t>[1]欧阳丹彤，杨凤杰等，离散数学结构（第2版）.高等教育出版社.2011</w:t>
      </w:r>
    </w:p>
    <w:p w14:paraId="1152CE28">
      <w:pPr>
        <w:spacing w:line="340" w:lineRule="exact"/>
        <w:ind w:firstLine="420" w:firstLineChars="200"/>
        <w:rPr>
          <w:rFonts w:hint="eastAsia" w:ascii="宋体" w:hAnsi="宋体"/>
          <w:color w:val="000000"/>
        </w:rPr>
      </w:pPr>
      <w:r>
        <w:rPr>
          <w:rFonts w:hint="eastAsia" w:ascii="宋体" w:hAnsi="宋体"/>
          <w:color w:val="000000"/>
        </w:rPr>
        <w:t>[2]耿素云，屈婉玲.离散数学（修订版）.高等教育出版社.2008</w:t>
      </w:r>
    </w:p>
    <w:p w14:paraId="119C42DF">
      <w:pPr>
        <w:numPr>
          <w:ins w:id="0" w:author="xxh" w:date="2008-05-05T17:05:00Z"/>
        </w:numPr>
        <w:spacing w:line="320" w:lineRule="exact"/>
        <w:ind w:firstLine="420" w:firstLineChars="200"/>
        <w:rPr>
          <w:ins w:id="1" w:author="xxh" w:date="2008-05-05T17:05:00Z"/>
          <w:rFonts w:hint="eastAsia" w:ascii="宋体" w:hAnsi="宋体"/>
        </w:rPr>
      </w:pPr>
      <w:r>
        <w:rPr>
          <w:rFonts w:hint="eastAsia" w:ascii="宋体" w:hAnsi="宋体"/>
          <w:color w:val="000000"/>
        </w:rPr>
        <w:t>[</w:t>
      </w:r>
      <w:r>
        <w:rPr>
          <w:rFonts w:hint="eastAsia" w:ascii="宋体" w:hAnsi="宋体"/>
        </w:rPr>
        <w:t>3]李盘林.</w:t>
      </w:r>
      <w:r>
        <w:rPr>
          <w:rFonts w:hint="eastAsia" w:ascii="宋体" w:hAnsi="宋体"/>
          <w:color w:val="000000"/>
        </w:rPr>
        <w:t xml:space="preserve"> 离散数学</w:t>
      </w:r>
      <w:r>
        <w:rPr>
          <w:rFonts w:hint="eastAsia" w:ascii="宋体" w:hAnsi="宋体"/>
        </w:rPr>
        <w:t>.</w:t>
      </w:r>
      <w:r>
        <w:rPr>
          <w:rFonts w:hint="eastAsia" w:ascii="宋体" w:hAnsi="宋体"/>
          <w:color w:val="000000"/>
        </w:rPr>
        <w:t xml:space="preserve"> 高等教育出版社.2002</w:t>
      </w:r>
    </w:p>
    <w:p w14:paraId="66F5A2ED">
      <w:pPr>
        <w:spacing w:line="320" w:lineRule="exact"/>
        <w:ind w:left="1155" w:leftChars="350" w:hanging="420" w:hangingChars="200"/>
        <w:rPr>
          <w:rFonts w:hint="eastAsia" w:ascii="宋体" w:hAnsi="宋体"/>
        </w:rPr>
      </w:pPr>
    </w:p>
    <w:p w14:paraId="4151AD55">
      <w:pPr>
        <w:spacing w:line="340" w:lineRule="exact"/>
        <w:ind w:firstLine="420"/>
        <w:rPr>
          <w:rFonts w:hint="eastAsia" w:ascii="楷体_GB2312" w:eastAsia="楷体_GB2312"/>
        </w:rPr>
      </w:pPr>
      <w:r>
        <w:rPr>
          <w:rFonts w:hint="eastAsia" w:ascii="楷体_GB2312" w:hAnsi="宋体" w:eastAsia="楷体_GB2312"/>
        </w:rPr>
        <w:t>执笔：张寒</w:t>
      </w:r>
    </w:p>
    <w:p w14:paraId="34631447">
      <w:pPr>
        <w:spacing w:line="340" w:lineRule="exact"/>
        <w:ind w:firstLine="420"/>
        <w:rPr>
          <w:rFonts w:ascii="楷体_GB2312" w:eastAsia="楷体_GB2312"/>
        </w:rPr>
      </w:pPr>
      <w:r>
        <w:rPr>
          <w:rFonts w:hint="eastAsia" w:ascii="楷体_GB2312" w:eastAsia="楷体_GB2312"/>
        </w:rPr>
        <w:t>审阅：罗文秋</w:t>
      </w:r>
    </w:p>
    <w:p w14:paraId="6D763E83">
      <w:pPr>
        <w:spacing w:line="340" w:lineRule="exact"/>
        <w:ind w:firstLine="420"/>
      </w:pPr>
      <w:r>
        <w:rPr>
          <w:rFonts w:hint="eastAsia" w:ascii="楷体_GB2312" w:eastAsia="楷体_GB2312"/>
        </w:rPr>
        <w:t>审定：徐长波</w:t>
      </w:r>
    </w:p>
    <w:sectPr>
      <w:footerReference r:id="rId3" w:type="default"/>
      <w:footerReference r:id="rId4" w:type="even"/>
      <w:pgSz w:w="11906" w:h="16838"/>
      <w:pgMar w:top="1440" w:right="1800" w:bottom="1090" w:left="1800"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1" w:usb1="080E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54DEF">
    <w:pPr>
      <w:pStyle w:val="5"/>
      <w:framePr w:wrap="around" w:vAnchor="text" w:hAnchor="margin" w:xAlign="center" w:y="1"/>
      <w:rPr>
        <w:rStyle w:val="9"/>
      </w:rPr>
    </w:pPr>
    <w:r>
      <w:fldChar w:fldCharType="begin"/>
    </w:r>
    <w:r>
      <w:rPr>
        <w:rStyle w:val="9"/>
      </w:rPr>
      <w:instrText xml:space="preserve">PAGE  </w:instrText>
    </w:r>
    <w:r>
      <w:fldChar w:fldCharType="separate"/>
    </w:r>
    <w:r>
      <w:rPr>
        <w:rStyle w:val="9"/>
        <w:lang/>
      </w:rPr>
      <w:t>4</w:t>
    </w:r>
    <w:r>
      <w:fldChar w:fldCharType="end"/>
    </w:r>
  </w:p>
  <w:p w14:paraId="779DC0A6">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3B666">
    <w:pPr>
      <w:pStyle w:val="5"/>
      <w:framePr w:wrap="around" w:vAnchor="text" w:hAnchor="margin" w:xAlign="center" w:y="1"/>
      <w:rPr>
        <w:rStyle w:val="9"/>
      </w:rPr>
    </w:pPr>
    <w:r>
      <w:fldChar w:fldCharType="begin"/>
    </w:r>
    <w:r>
      <w:rPr>
        <w:rStyle w:val="9"/>
      </w:rPr>
      <w:instrText xml:space="preserve">PAGE  </w:instrText>
    </w:r>
    <w:r>
      <w:fldChar w:fldCharType="separate"/>
    </w:r>
    <w:r>
      <w:fldChar w:fldCharType="end"/>
    </w:r>
  </w:p>
  <w:p w14:paraId="4CF6DE2F">
    <w:pPr>
      <w:pStyle w:val="5"/>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xh">
    <w15:presenceInfo w15:providerId="None" w15:userId="xx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5B44"/>
    <w:rsid w:val="00013BA2"/>
    <w:rsid w:val="00053197"/>
    <w:rsid w:val="00065C14"/>
    <w:rsid w:val="00087474"/>
    <w:rsid w:val="000959BB"/>
    <w:rsid w:val="000B0F5C"/>
    <w:rsid w:val="000B13D6"/>
    <w:rsid w:val="000C531A"/>
    <w:rsid w:val="000C77F0"/>
    <w:rsid w:val="000D110A"/>
    <w:rsid w:val="000E2619"/>
    <w:rsid w:val="000E336A"/>
    <w:rsid w:val="0010073C"/>
    <w:rsid w:val="00110954"/>
    <w:rsid w:val="00131BB2"/>
    <w:rsid w:val="00135941"/>
    <w:rsid w:val="00137890"/>
    <w:rsid w:val="0016265C"/>
    <w:rsid w:val="001C2CF1"/>
    <w:rsid w:val="001C3161"/>
    <w:rsid w:val="00206E4C"/>
    <w:rsid w:val="002179AB"/>
    <w:rsid w:val="00226A8A"/>
    <w:rsid w:val="00262324"/>
    <w:rsid w:val="002B57BB"/>
    <w:rsid w:val="002F0C52"/>
    <w:rsid w:val="0031722A"/>
    <w:rsid w:val="00320460"/>
    <w:rsid w:val="00344C81"/>
    <w:rsid w:val="00385F3D"/>
    <w:rsid w:val="003B17E8"/>
    <w:rsid w:val="003C5644"/>
    <w:rsid w:val="003D3422"/>
    <w:rsid w:val="003D6C79"/>
    <w:rsid w:val="004744D3"/>
    <w:rsid w:val="004A4314"/>
    <w:rsid w:val="004B7D73"/>
    <w:rsid w:val="004C44C9"/>
    <w:rsid w:val="004E6E48"/>
    <w:rsid w:val="00511EBC"/>
    <w:rsid w:val="00516E88"/>
    <w:rsid w:val="00530817"/>
    <w:rsid w:val="0054171A"/>
    <w:rsid w:val="0057130E"/>
    <w:rsid w:val="005C466E"/>
    <w:rsid w:val="005F6ABF"/>
    <w:rsid w:val="006045D5"/>
    <w:rsid w:val="0060710D"/>
    <w:rsid w:val="00613092"/>
    <w:rsid w:val="00615767"/>
    <w:rsid w:val="00660522"/>
    <w:rsid w:val="00663018"/>
    <w:rsid w:val="006715FC"/>
    <w:rsid w:val="006D01A3"/>
    <w:rsid w:val="006D3C52"/>
    <w:rsid w:val="006E13E1"/>
    <w:rsid w:val="00727DEC"/>
    <w:rsid w:val="00734E3C"/>
    <w:rsid w:val="00747DDF"/>
    <w:rsid w:val="00750E1D"/>
    <w:rsid w:val="00774A3E"/>
    <w:rsid w:val="007D44F8"/>
    <w:rsid w:val="007E0C35"/>
    <w:rsid w:val="007E335A"/>
    <w:rsid w:val="007F486C"/>
    <w:rsid w:val="008571A9"/>
    <w:rsid w:val="00884CF4"/>
    <w:rsid w:val="00886634"/>
    <w:rsid w:val="008B6117"/>
    <w:rsid w:val="008F7013"/>
    <w:rsid w:val="00921840"/>
    <w:rsid w:val="00931004"/>
    <w:rsid w:val="00935E6E"/>
    <w:rsid w:val="00986295"/>
    <w:rsid w:val="009A6E2D"/>
    <w:rsid w:val="009F14B9"/>
    <w:rsid w:val="00A42240"/>
    <w:rsid w:val="00AB3053"/>
    <w:rsid w:val="00AB3D65"/>
    <w:rsid w:val="00AC26F3"/>
    <w:rsid w:val="00B4147D"/>
    <w:rsid w:val="00B55B91"/>
    <w:rsid w:val="00B61B60"/>
    <w:rsid w:val="00B6474E"/>
    <w:rsid w:val="00BD2484"/>
    <w:rsid w:val="00BF7E70"/>
    <w:rsid w:val="00C056B5"/>
    <w:rsid w:val="00C11892"/>
    <w:rsid w:val="00C64D44"/>
    <w:rsid w:val="00CC59AE"/>
    <w:rsid w:val="00CE040F"/>
    <w:rsid w:val="00D13E2D"/>
    <w:rsid w:val="00D24936"/>
    <w:rsid w:val="00D42DD6"/>
    <w:rsid w:val="00D50077"/>
    <w:rsid w:val="00D753D7"/>
    <w:rsid w:val="00D81D3C"/>
    <w:rsid w:val="00DA37BB"/>
    <w:rsid w:val="00DE1155"/>
    <w:rsid w:val="00E171B2"/>
    <w:rsid w:val="00E2754B"/>
    <w:rsid w:val="00E456D1"/>
    <w:rsid w:val="00E50AF8"/>
    <w:rsid w:val="00E57816"/>
    <w:rsid w:val="00E60C19"/>
    <w:rsid w:val="00EA7895"/>
    <w:rsid w:val="00F64BFB"/>
    <w:rsid w:val="6977155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lang w:val="en-US" w:eastAsia="zh-CN" w:bidi="ar-SA"/>
    </w:rPr>
  </w:style>
  <w:style w:type="character" w:default="1" w:styleId="8">
    <w:name w:val="Default Paragraph Font"/>
    <w:uiPriority w:val="0"/>
  </w:style>
  <w:style w:type="table" w:default="1" w:styleId="7">
    <w:name w:val="Normal Table"/>
    <w:semiHidden/>
    <w:uiPriority w:val="0"/>
    <w:tblPr>
      <w:tblStyle w:val="7"/>
      <w:tblCellMar>
        <w:top w:w="0" w:type="dxa"/>
        <w:left w:w="108" w:type="dxa"/>
        <w:bottom w:w="0" w:type="dxa"/>
        <w:right w:w="108" w:type="dxa"/>
      </w:tblCellMar>
    </w:tblPr>
    <w:trPr>
      <w:wBefore w:w="0" w:type="dxa"/>
    </w:trPr>
  </w:style>
  <w:style w:type="paragraph" w:styleId="2">
    <w:name w:val="Body Text Indent"/>
    <w:basedOn w:val="1"/>
    <w:uiPriority w:val="0"/>
    <w:pPr>
      <w:ind w:firstLine="420"/>
    </w:pPr>
  </w:style>
  <w:style w:type="paragraph" w:styleId="3">
    <w:name w:val="Body Text Indent 2"/>
    <w:basedOn w:val="1"/>
    <w:uiPriority w:val="0"/>
    <w:pPr>
      <w:spacing w:after="120" w:afterLines="0" w:afterAutospacing="0" w:line="480" w:lineRule="auto"/>
      <w:ind w:left="420" w:leftChars="200"/>
    </w:pPr>
  </w:style>
  <w:style w:type="paragraph" w:styleId="4">
    <w:name w:val="Balloon Text"/>
    <w:basedOn w:val="1"/>
    <w:uiPriority w:val="0"/>
    <w:rPr>
      <w:sz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link w:val="6"/>
    <w:uiPriority w:val="0"/>
    <w:rPr>
      <w:kern w:val="2"/>
      <w:sz w:val="18"/>
      <w:szCs w:val="18"/>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yinshua</Company>
  <Pages>3</Pages>
  <Words>711</Words>
  <Characters>4053</Characters>
  <Lines>33</Lines>
  <Paragraphs>9</Paragraphs>
  <TotalTime>0</TotalTime>
  <ScaleCrop>false</ScaleCrop>
  <LinksUpToDate>false</LinksUpToDate>
  <CharactersWithSpaces>4755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2016-11-17T04:10:00Z</dcterms:created>
  <dc:creator>cgy</dc:creator>
  <cp:lastModifiedBy>子修</cp:lastModifiedBy>
  <cp:lastPrinted>2010-10-15T02:02:00Z</cp:lastPrinted>
  <dcterms:modified xsi:type="dcterms:W3CDTF">2026-09-05T12:18:55Z</dcterms:modified>
  <dc:title>《计算机接口技术》课程教学大纲</dc:title>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CD84BD8D09CC43C990BC7B32296054A9_13</vt:lpwstr>
  </property>
</Properties>
</file>